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C4990" w14:textId="65575D2B" w:rsidR="00AE4D86" w:rsidRPr="003F1405" w:rsidRDefault="000458E8" w:rsidP="00AE4D86">
      <w:pPr>
        <w:spacing w:before="1600" w:after="800"/>
        <w:ind w:left="0"/>
        <w:jc w:val="center"/>
        <w:rPr>
          <w:rFonts w:ascii="微软雅黑" w:eastAsia="微软雅黑" w:hAnsi="微软雅黑"/>
          <w:sz w:val="64"/>
          <w:szCs w:val="64"/>
        </w:rPr>
      </w:pPr>
      <w:r>
        <w:rPr>
          <w:rFonts w:ascii="微软雅黑" w:eastAsia="微软雅黑" w:hAnsi="微软雅黑"/>
          <w:sz w:val="64"/>
          <w:szCs w:val="64"/>
        </w:rPr>
        <w:t xml:space="preserve">OBS </w:t>
      </w:r>
      <w:r w:rsidR="00AE4D86">
        <w:rPr>
          <w:rFonts w:ascii="微软雅黑" w:eastAsia="微软雅黑" w:hAnsi="微软雅黑"/>
          <w:sz w:val="64"/>
          <w:szCs w:val="64"/>
        </w:rPr>
        <w:t>SDK</w:t>
      </w:r>
      <w:r w:rsidR="00AE4D86" w:rsidRPr="003F1405">
        <w:rPr>
          <w:rFonts w:ascii="微软雅黑" w:eastAsia="微软雅黑" w:hAnsi="微软雅黑"/>
          <w:sz w:val="64"/>
          <w:szCs w:val="64"/>
        </w:rPr>
        <w:t>隐私声明</w:t>
      </w:r>
    </w:p>
    <w:p w14:paraId="4D1EF4E0" w14:textId="45C27F2A" w:rsidR="00AE4D86" w:rsidRPr="00C36B4E" w:rsidRDefault="000458E8" w:rsidP="00AE4D86">
      <w:pPr>
        <w:ind w:left="0"/>
        <w:rPr>
          <w:rFonts w:ascii="微软雅黑" w:eastAsia="微软雅黑" w:hAnsi="微软雅黑"/>
          <w:sz w:val="24"/>
          <w:szCs w:val="24"/>
        </w:rPr>
      </w:pPr>
      <w:r w:rsidRPr="00C36B4E">
        <w:rPr>
          <w:rFonts w:ascii="微软雅黑" w:eastAsia="微软雅黑" w:hAnsi="微软雅黑"/>
          <w:sz w:val="24"/>
          <w:szCs w:val="24"/>
        </w:rPr>
        <w:t xml:space="preserve">OBS </w:t>
      </w:r>
      <w:r w:rsidR="00AE4D86" w:rsidRPr="00C36B4E">
        <w:rPr>
          <w:rFonts w:ascii="微软雅黑" w:eastAsia="微软雅黑" w:hAnsi="微软雅黑"/>
          <w:sz w:val="24"/>
          <w:szCs w:val="24"/>
        </w:rPr>
        <w:t>SDK是由</w:t>
      </w:r>
      <w:r w:rsidR="00225286" w:rsidRPr="00C36B4E">
        <w:rPr>
          <w:rFonts w:ascii="微软雅黑" w:eastAsia="微软雅黑" w:hAnsi="微软雅黑"/>
          <w:sz w:val="24"/>
          <w:szCs w:val="24"/>
        </w:rPr>
        <w:t>华为云计算技术有限公司（以下简称“我们”或“华为云”，注册地：贵州省贵安新区黔中大道</w:t>
      </w:r>
      <w:proofErr w:type="gramStart"/>
      <w:r w:rsidR="00225286" w:rsidRPr="00C36B4E">
        <w:rPr>
          <w:rFonts w:ascii="微软雅黑" w:eastAsia="微软雅黑" w:hAnsi="微软雅黑"/>
          <w:sz w:val="24"/>
          <w:szCs w:val="24"/>
        </w:rPr>
        <w:t>交兴功路</w:t>
      </w:r>
      <w:proofErr w:type="gramEnd"/>
      <w:r w:rsidR="00225286" w:rsidRPr="00C36B4E">
        <w:rPr>
          <w:rFonts w:ascii="微软雅黑" w:eastAsia="微软雅黑" w:hAnsi="微软雅黑"/>
          <w:sz w:val="24"/>
          <w:szCs w:val="24"/>
        </w:rPr>
        <w:t>华为云数据中心）</w:t>
      </w:r>
      <w:r w:rsidR="00AE4D86" w:rsidRPr="00C36B4E">
        <w:rPr>
          <w:rFonts w:ascii="微软雅黑" w:eastAsia="微软雅黑" w:hAnsi="微软雅黑"/>
          <w:sz w:val="24"/>
          <w:szCs w:val="24"/>
        </w:rPr>
        <w:t>面向应用开发者</w:t>
      </w:r>
      <w:r w:rsidR="00AE4D86" w:rsidRPr="00C36B4E">
        <w:rPr>
          <w:rFonts w:ascii="微软雅黑" w:eastAsia="微软雅黑" w:hAnsi="微软雅黑" w:hint="eastAsia"/>
          <w:sz w:val="24"/>
          <w:szCs w:val="24"/>
        </w:rPr>
        <w:t>（以下简称“开发者”）</w:t>
      </w:r>
      <w:r w:rsidR="00AE4D86" w:rsidRPr="00C36B4E">
        <w:rPr>
          <w:rFonts w:ascii="微软雅黑" w:eastAsia="微软雅黑" w:hAnsi="微软雅黑"/>
          <w:sz w:val="24"/>
          <w:szCs w:val="24"/>
        </w:rPr>
        <w:t>提供</w:t>
      </w:r>
      <w:r w:rsidR="008B0DC4" w:rsidRPr="00C36B4E">
        <w:rPr>
          <w:rFonts w:ascii="微软雅黑" w:eastAsia="微软雅黑" w:hAnsi="微软雅黑" w:hint="eastAsia"/>
          <w:sz w:val="24"/>
          <w:szCs w:val="24"/>
        </w:rPr>
        <w:t>的</w:t>
      </w:r>
      <w:r w:rsidRPr="00F648A3">
        <w:rPr>
          <w:rFonts w:ascii="微软雅黑" w:eastAsia="微软雅黑" w:hAnsi="微软雅黑"/>
          <w:sz w:val="24"/>
          <w:szCs w:val="24"/>
        </w:rPr>
        <w:t>调用接口实现使用OBS服务的</w:t>
      </w:r>
      <w:r w:rsidR="00AE4D86" w:rsidRPr="00C36B4E">
        <w:rPr>
          <w:rFonts w:ascii="微软雅黑" w:eastAsia="微软雅黑" w:hAnsi="微软雅黑"/>
          <w:sz w:val="24"/>
          <w:szCs w:val="24"/>
        </w:rPr>
        <w:t>开放能力</w:t>
      </w:r>
      <w:r w:rsidR="00AE4D86" w:rsidRPr="00C36B4E">
        <w:rPr>
          <w:rFonts w:ascii="微软雅黑" w:eastAsia="微软雅黑" w:hAnsi="微软雅黑" w:hint="eastAsia"/>
          <w:sz w:val="24"/>
          <w:szCs w:val="24"/>
        </w:rPr>
        <w:t>及服务。</w:t>
      </w:r>
    </w:p>
    <w:p w14:paraId="5211C4FB" w14:textId="13DE10CE" w:rsidR="00AE4D86" w:rsidRPr="00C36B4E" w:rsidRDefault="00AE4D86" w:rsidP="009E48D5">
      <w:pPr>
        <w:pStyle w:val="21"/>
        <w:shd w:val="clear" w:color="auto" w:fill="FFFFFF"/>
        <w:spacing w:before="0" w:after="450" w:line="630" w:lineRule="atLeast"/>
        <w:rPr>
          <w:rFonts w:ascii="微软雅黑" w:eastAsia="微软雅黑" w:hAnsi="微软雅黑"/>
          <w:sz w:val="24"/>
          <w:szCs w:val="24"/>
          <w:lang w:eastAsia="zh-CN"/>
        </w:rPr>
      </w:pPr>
      <w:r w:rsidRPr="00C36B4E">
        <w:rPr>
          <w:rFonts w:ascii="微软雅黑" w:eastAsia="微软雅黑" w:hAnsi="微软雅黑" w:hint="eastAsia"/>
          <w:sz w:val="24"/>
          <w:szCs w:val="24"/>
          <w:lang w:eastAsia="zh-CN"/>
        </w:rPr>
        <w:t>华为</w:t>
      </w:r>
      <w:r w:rsidR="00C66CFB" w:rsidRPr="00C36B4E">
        <w:rPr>
          <w:rFonts w:ascii="微软雅黑" w:eastAsia="微软雅黑" w:hAnsi="微软雅黑" w:hint="eastAsia"/>
          <w:sz w:val="24"/>
          <w:szCs w:val="24"/>
          <w:lang w:eastAsia="zh-CN"/>
        </w:rPr>
        <w:t>云</w:t>
      </w:r>
      <w:r w:rsidRPr="00C36B4E">
        <w:rPr>
          <w:rFonts w:ascii="微软雅黑" w:eastAsia="微软雅黑" w:hAnsi="微软雅黑" w:hint="eastAsia"/>
          <w:sz w:val="24"/>
          <w:szCs w:val="24"/>
          <w:lang w:eastAsia="zh-CN"/>
        </w:rPr>
        <w:t>非常重视您的个人信息和隐私保护，我们将会按照法律要求和业界成熟的安全标准，为您的个人信息提供相应的安全保护措施。</w:t>
      </w:r>
      <w:r w:rsidRPr="00C36B4E">
        <w:rPr>
          <w:rFonts w:ascii="微软雅黑" w:eastAsia="微软雅黑" w:hAnsi="微软雅黑"/>
          <w:sz w:val="24"/>
          <w:szCs w:val="24"/>
          <w:lang w:eastAsia="zh-CN"/>
        </w:rPr>
        <w:t>我们将通过本声明向</w:t>
      </w:r>
      <w:r w:rsidRPr="00C36B4E">
        <w:rPr>
          <w:rFonts w:ascii="微软雅黑" w:eastAsia="微软雅黑" w:hAnsi="微软雅黑" w:hint="eastAsia"/>
          <w:sz w:val="24"/>
          <w:szCs w:val="24"/>
          <w:lang w:eastAsia="zh-CN"/>
        </w:rPr>
        <w:t>您</w:t>
      </w:r>
      <w:r w:rsidRPr="00C36B4E">
        <w:rPr>
          <w:rFonts w:ascii="微软雅黑" w:eastAsia="微软雅黑" w:hAnsi="微软雅黑"/>
          <w:sz w:val="24"/>
          <w:szCs w:val="24"/>
          <w:lang w:eastAsia="zh-CN"/>
        </w:rPr>
        <w:t>说明</w:t>
      </w:r>
      <w:r w:rsidR="000458E8" w:rsidRPr="00C36B4E">
        <w:rPr>
          <w:rFonts w:ascii="微软雅黑" w:eastAsia="微软雅黑" w:hAnsi="微软雅黑"/>
          <w:sz w:val="24"/>
          <w:szCs w:val="24"/>
          <w:lang w:eastAsia="zh-CN"/>
        </w:rPr>
        <w:t xml:space="preserve">OBS </w:t>
      </w:r>
      <w:r w:rsidR="00386D89" w:rsidRPr="00C36B4E">
        <w:rPr>
          <w:rFonts w:ascii="微软雅黑" w:eastAsia="微软雅黑" w:hAnsi="微软雅黑" w:hint="eastAsia"/>
          <w:sz w:val="24"/>
          <w:szCs w:val="24"/>
          <w:lang w:eastAsia="zh-CN"/>
        </w:rPr>
        <w:t>SDK</w:t>
      </w:r>
      <w:r w:rsidRPr="00C36B4E">
        <w:rPr>
          <w:rFonts w:ascii="微软雅黑" w:eastAsia="微软雅黑" w:hAnsi="微软雅黑"/>
          <w:sz w:val="24"/>
          <w:szCs w:val="24"/>
          <w:lang w:eastAsia="zh-CN"/>
        </w:rPr>
        <w:t>如何</w:t>
      </w:r>
      <w:r w:rsidRPr="00C36B4E">
        <w:rPr>
          <w:rFonts w:ascii="微软雅黑" w:eastAsia="微软雅黑" w:hAnsi="微软雅黑" w:hint="eastAsia"/>
          <w:sz w:val="24"/>
          <w:szCs w:val="24"/>
          <w:lang w:eastAsia="zh-CN"/>
        </w:rPr>
        <w:t>收集、使用、披露、保护、存储及传输您的个人信息。</w:t>
      </w:r>
      <w:r w:rsidR="00D92B21" w:rsidRPr="00C36B4E">
        <w:rPr>
          <w:rFonts w:ascii="微软雅黑" w:eastAsia="微软雅黑" w:hAnsi="微软雅黑" w:hint="eastAsia"/>
          <w:sz w:val="24"/>
          <w:szCs w:val="24"/>
          <w:lang w:eastAsia="zh-CN"/>
        </w:rPr>
        <w:t>有关更多</w:t>
      </w:r>
      <w:r w:rsidR="000458E8" w:rsidRPr="00C36B4E">
        <w:rPr>
          <w:rFonts w:ascii="微软雅黑" w:eastAsia="微软雅黑" w:hAnsi="微软雅黑"/>
          <w:sz w:val="24"/>
          <w:szCs w:val="24"/>
          <w:lang w:eastAsia="zh-CN"/>
        </w:rPr>
        <w:t>OBS SDK</w:t>
      </w:r>
      <w:r w:rsidR="00D92B21" w:rsidRPr="00C36B4E">
        <w:rPr>
          <w:rFonts w:ascii="微软雅黑" w:eastAsia="微软雅黑" w:hAnsi="微软雅黑"/>
          <w:sz w:val="24"/>
          <w:szCs w:val="24"/>
          <w:lang w:eastAsia="zh-CN"/>
        </w:rPr>
        <w:t>服务如何收集和使用</w:t>
      </w:r>
      <w:r w:rsidR="00A7361D" w:rsidRPr="00C36B4E">
        <w:rPr>
          <w:rFonts w:ascii="微软雅黑" w:eastAsia="微软雅黑" w:hAnsi="微软雅黑" w:hint="eastAsia"/>
          <w:sz w:val="24"/>
          <w:szCs w:val="24"/>
          <w:lang w:eastAsia="zh-CN"/>
        </w:rPr>
        <w:t>您</w:t>
      </w:r>
      <w:r w:rsidR="00D92B21" w:rsidRPr="00C36B4E">
        <w:rPr>
          <w:rFonts w:ascii="微软雅黑" w:eastAsia="微软雅黑" w:hAnsi="微软雅黑"/>
          <w:sz w:val="24"/>
          <w:szCs w:val="24"/>
          <w:lang w:eastAsia="zh-CN"/>
        </w:rPr>
        <w:t>的个人信息，您可参阅</w:t>
      </w:r>
      <w:r w:rsidR="009E48D5" w:rsidRPr="00C36B4E">
        <w:rPr>
          <w:rFonts w:ascii="微软雅黑" w:eastAsia="微软雅黑" w:hAnsi="微软雅黑" w:hint="eastAsia"/>
          <w:sz w:val="24"/>
          <w:szCs w:val="24"/>
          <w:lang w:eastAsia="zh-CN"/>
        </w:rPr>
        <w:t>华为云</w:t>
      </w:r>
      <w:hyperlink r:id="rId8" w:history="1">
        <w:r w:rsidR="009E48D5" w:rsidRPr="00A162F4">
          <w:rPr>
            <w:rStyle w:val="aff"/>
            <w:rFonts w:ascii="微软雅黑" w:eastAsia="微软雅黑" w:hAnsi="微软雅黑"/>
            <w:sz w:val="24"/>
            <w:szCs w:val="24"/>
            <w:lang w:eastAsia="zh-CN"/>
          </w:rPr>
          <w:t>隐私政策声明</w:t>
        </w:r>
      </w:hyperlink>
      <w:r w:rsidR="00D92B21" w:rsidRPr="00C36B4E">
        <w:rPr>
          <w:rFonts w:ascii="微软雅黑" w:eastAsia="微软雅黑" w:hAnsi="微软雅黑"/>
          <w:bCs w:val="0"/>
          <w:sz w:val="24"/>
          <w:szCs w:val="24"/>
          <w:lang w:eastAsia="zh-CN"/>
        </w:rPr>
        <w:t>。</w:t>
      </w:r>
    </w:p>
    <w:p w14:paraId="0EBEA807" w14:textId="303AA157" w:rsidR="00AE4D86" w:rsidRPr="008513BC" w:rsidRDefault="00AE4D86" w:rsidP="00AE4D86">
      <w:pPr>
        <w:ind w:left="0"/>
        <w:rPr>
          <w:rFonts w:ascii="微软雅黑" w:eastAsia="微软雅黑" w:hAnsi="微软雅黑"/>
          <w:sz w:val="24"/>
          <w:szCs w:val="24"/>
        </w:rPr>
      </w:pPr>
      <w:r w:rsidRPr="00C36B4E">
        <w:rPr>
          <w:rFonts w:ascii="微软雅黑" w:eastAsia="微软雅黑" w:hAnsi="微软雅黑" w:hint="eastAsia"/>
          <w:sz w:val="24"/>
          <w:szCs w:val="24"/>
        </w:rPr>
        <w:t>请注意：</w:t>
      </w:r>
      <w:r w:rsidRPr="00C36B4E">
        <w:rPr>
          <w:rFonts w:ascii="微软雅黑" w:eastAsia="微软雅黑" w:hAnsi="微软雅黑" w:hint="eastAsia"/>
          <w:b/>
          <w:sz w:val="24"/>
          <w:szCs w:val="24"/>
        </w:rPr>
        <w:t>我们要求集成</w:t>
      </w:r>
      <w:r w:rsidR="000458E8" w:rsidRPr="00C36B4E">
        <w:rPr>
          <w:rFonts w:ascii="微软雅黑" w:eastAsia="微软雅黑" w:hAnsi="微软雅黑"/>
          <w:sz w:val="24"/>
          <w:szCs w:val="24"/>
        </w:rPr>
        <w:t xml:space="preserve">OBS </w:t>
      </w:r>
      <w:r w:rsidRPr="00C36B4E">
        <w:rPr>
          <w:rFonts w:ascii="微软雅黑" w:eastAsia="微软雅黑" w:hAnsi="微软雅黑"/>
          <w:sz w:val="24"/>
          <w:szCs w:val="24"/>
        </w:rPr>
        <w:t>SDK</w:t>
      </w:r>
      <w:r w:rsidRPr="00C36B4E">
        <w:rPr>
          <w:rFonts w:ascii="微软雅黑" w:eastAsia="微软雅黑" w:hAnsi="微软雅黑" w:hint="eastAsia"/>
          <w:b/>
          <w:sz w:val="24"/>
          <w:szCs w:val="24"/>
        </w:rPr>
        <w:t>的所有开发者严格遵循法律法规、</w:t>
      </w:r>
      <w:r w:rsidR="005A5699" w:rsidRPr="00C36B4E">
        <w:rPr>
          <w:rFonts w:ascii="微软雅黑" w:eastAsia="微软雅黑" w:hAnsi="微软雅黑" w:hint="eastAsia"/>
          <w:b/>
          <w:sz w:val="24"/>
          <w:szCs w:val="24"/>
        </w:rPr>
        <w:t>合</w:t>
      </w:r>
      <w:proofErr w:type="gramStart"/>
      <w:r w:rsidR="005A5699" w:rsidRPr="00C36B4E">
        <w:rPr>
          <w:rFonts w:ascii="微软雅黑" w:eastAsia="微软雅黑" w:hAnsi="微软雅黑" w:hint="eastAsia"/>
          <w:b/>
          <w:sz w:val="24"/>
          <w:szCs w:val="24"/>
        </w:rPr>
        <w:t>规</w:t>
      </w:r>
      <w:proofErr w:type="gramEnd"/>
      <w:r w:rsidR="002047EA" w:rsidRPr="00A226B9">
        <w:rPr>
          <w:rFonts w:ascii="微软雅黑" w:eastAsia="微软雅黑" w:hAnsi="微软雅黑" w:hint="eastAsia"/>
          <w:b/>
          <w:sz w:val="24"/>
          <w:szCs w:val="24"/>
        </w:rPr>
        <w:t>使用</w:t>
      </w:r>
      <w:r w:rsidRPr="00A226B9">
        <w:rPr>
          <w:rFonts w:ascii="微软雅黑" w:eastAsia="微软雅黑" w:hAnsi="微软雅黑" w:hint="eastAsia"/>
          <w:b/>
          <w:sz w:val="24"/>
          <w:szCs w:val="24"/>
        </w:rPr>
        <w:t>指南的要求处理</w:t>
      </w:r>
      <w:r w:rsidR="005A5699" w:rsidRPr="00A226B9">
        <w:rPr>
          <w:rFonts w:ascii="微软雅黑" w:eastAsia="微软雅黑" w:hAnsi="微软雅黑" w:hint="eastAsia"/>
          <w:b/>
          <w:sz w:val="24"/>
          <w:szCs w:val="24"/>
        </w:rPr>
        <w:t>您</w:t>
      </w:r>
      <w:r w:rsidRPr="00A226B9">
        <w:rPr>
          <w:rFonts w:ascii="微软雅黑" w:eastAsia="微软雅黑" w:hAnsi="微软雅黑" w:hint="eastAsia"/>
          <w:b/>
          <w:sz w:val="24"/>
          <w:szCs w:val="24"/>
        </w:rPr>
        <w:t>的个人信息；</w:t>
      </w:r>
      <w:commentRangeStart w:id="0"/>
      <w:commentRangeStart w:id="1"/>
      <w:r w:rsidRPr="008513BC">
        <w:rPr>
          <w:rFonts w:ascii="微软雅黑" w:eastAsia="微软雅黑" w:hAnsi="微软雅黑"/>
          <w:b/>
          <w:sz w:val="24"/>
          <w:szCs w:val="24"/>
        </w:rPr>
        <w:t>在</w:t>
      </w:r>
      <w:ins w:id="2" w:author="zhangtinwei" w:date="2026-07-06T11:23:00Z">
        <w:r w:rsidR="00466D14">
          <w:rPr>
            <w:rFonts w:ascii="微软雅黑" w:eastAsia="微软雅黑" w:hAnsi="微软雅黑" w:hint="eastAsia"/>
            <w:b/>
            <w:sz w:val="24"/>
            <w:szCs w:val="24"/>
          </w:rPr>
          <w:t>集成</w:t>
        </w:r>
      </w:ins>
      <w:del w:id="3" w:author="zhangtinwei" w:date="2026-07-06T11:23:00Z">
        <w:r w:rsidRPr="008513BC" w:rsidDel="00466D14">
          <w:rPr>
            <w:rFonts w:ascii="微软雅黑" w:eastAsia="微软雅黑" w:hAnsi="微软雅黑"/>
            <w:b/>
            <w:sz w:val="24"/>
            <w:szCs w:val="24"/>
          </w:rPr>
          <w:delText>接入</w:delText>
        </w:r>
      </w:del>
      <w:r w:rsidRPr="008513BC">
        <w:rPr>
          <w:rFonts w:ascii="微软雅黑" w:eastAsia="微软雅黑" w:hAnsi="微软雅黑"/>
          <w:b/>
          <w:sz w:val="24"/>
          <w:szCs w:val="24"/>
        </w:rPr>
        <w:t>、使用各开放能力前</w:t>
      </w:r>
      <w:commentRangeEnd w:id="0"/>
      <w:r w:rsidR="00595863">
        <w:rPr>
          <w:rStyle w:val="aff7"/>
        </w:rPr>
        <w:commentReference w:id="0"/>
      </w:r>
      <w:commentRangeEnd w:id="1"/>
      <w:r w:rsidR="00466D14">
        <w:rPr>
          <w:rStyle w:val="aff7"/>
        </w:rPr>
        <w:commentReference w:id="1"/>
      </w:r>
      <w:r w:rsidRPr="008513BC">
        <w:rPr>
          <w:rFonts w:ascii="微软雅黑" w:eastAsia="微软雅黑" w:hAnsi="微软雅黑"/>
          <w:b/>
          <w:sz w:val="24"/>
          <w:szCs w:val="24"/>
        </w:rPr>
        <w:t>，我们要求开发者在其产品</w:t>
      </w:r>
      <w:r w:rsidRPr="008513BC">
        <w:rPr>
          <w:rFonts w:ascii="微软雅黑" w:eastAsia="微软雅黑" w:hAnsi="微软雅黑" w:hint="eastAsia"/>
          <w:b/>
          <w:sz w:val="24"/>
          <w:szCs w:val="24"/>
        </w:rPr>
        <w:t>应用的隐私政策中向</w:t>
      </w:r>
      <w:r w:rsidR="00EF7805">
        <w:rPr>
          <w:rFonts w:ascii="微软雅黑" w:eastAsia="微软雅黑" w:hAnsi="微软雅黑" w:hint="eastAsia"/>
          <w:b/>
          <w:sz w:val="24"/>
          <w:szCs w:val="24"/>
        </w:rPr>
        <w:t>您</w:t>
      </w:r>
      <w:r w:rsidRPr="008513BC">
        <w:rPr>
          <w:rFonts w:ascii="微软雅黑" w:eastAsia="微软雅黑" w:hAnsi="微软雅黑" w:hint="eastAsia"/>
          <w:b/>
          <w:sz w:val="24"/>
          <w:szCs w:val="24"/>
        </w:rPr>
        <w:t>告知</w:t>
      </w:r>
      <w:del w:id="4" w:author="Daixiaohui (Madeline)" w:date="2026-06-30T10:06:00Z">
        <w:r w:rsidRPr="008513BC" w:rsidDel="00595863">
          <w:rPr>
            <w:rFonts w:ascii="微软雅黑" w:eastAsia="微软雅黑" w:hAnsi="微软雅黑" w:hint="eastAsia"/>
            <w:b/>
            <w:sz w:val="24"/>
            <w:szCs w:val="24"/>
          </w:rPr>
          <w:delText>其</w:delText>
        </w:r>
      </w:del>
      <w:r w:rsidRPr="008513BC">
        <w:rPr>
          <w:rFonts w:ascii="微软雅黑" w:eastAsia="微软雅黑" w:hAnsi="微软雅黑" w:hint="eastAsia"/>
          <w:b/>
          <w:sz w:val="24"/>
          <w:szCs w:val="24"/>
        </w:rPr>
        <w:t>集成</w:t>
      </w:r>
      <w:r w:rsidRPr="008513BC">
        <w:rPr>
          <w:rFonts w:ascii="微软雅黑" w:eastAsia="微软雅黑" w:hAnsi="微软雅黑"/>
          <w:b/>
          <w:sz w:val="24"/>
          <w:szCs w:val="24"/>
        </w:rPr>
        <w:t>SDK</w:t>
      </w:r>
      <w:r w:rsidRPr="008513BC">
        <w:rPr>
          <w:rFonts w:ascii="微软雅黑" w:eastAsia="微软雅黑" w:hAnsi="微软雅黑" w:hint="eastAsia"/>
          <w:b/>
          <w:sz w:val="24"/>
          <w:szCs w:val="24"/>
        </w:rPr>
        <w:t>处理个人信息的基本情况，</w:t>
      </w:r>
      <w:r w:rsidRPr="008513BC">
        <w:rPr>
          <w:rFonts w:ascii="微软雅黑" w:eastAsia="微软雅黑" w:hAnsi="微软雅黑"/>
          <w:b/>
          <w:sz w:val="24"/>
          <w:szCs w:val="24"/>
        </w:rPr>
        <w:t>并获取</w:t>
      </w:r>
      <w:r w:rsidR="005A5699">
        <w:rPr>
          <w:rFonts w:ascii="微软雅黑" w:eastAsia="微软雅黑" w:hAnsi="微软雅黑" w:hint="eastAsia"/>
          <w:b/>
          <w:sz w:val="24"/>
          <w:szCs w:val="24"/>
        </w:rPr>
        <w:t>您</w:t>
      </w:r>
      <w:r w:rsidRPr="008513BC">
        <w:rPr>
          <w:rFonts w:ascii="微软雅黑" w:eastAsia="微软雅黑" w:hAnsi="微软雅黑"/>
          <w:b/>
          <w:sz w:val="24"/>
          <w:szCs w:val="24"/>
        </w:rPr>
        <w:t>的同意或取得其他合法性基础。</w:t>
      </w:r>
      <w:r w:rsidRPr="0086441F">
        <w:rPr>
          <w:rFonts w:ascii="微软雅黑" w:eastAsia="微软雅黑" w:hAnsi="微软雅黑" w:hint="eastAsia"/>
          <w:b/>
          <w:sz w:val="24"/>
          <w:szCs w:val="24"/>
        </w:rPr>
        <w:t>但我们无法控制开发者及其</w:t>
      </w:r>
      <w:del w:id="5" w:author="Daixiaohui (Madeline)" w:date="2026-06-30T10:05:00Z">
        <w:r w:rsidRPr="0086441F" w:rsidDel="00595863">
          <w:rPr>
            <w:rFonts w:ascii="微软雅黑" w:eastAsia="微软雅黑" w:hAnsi="微软雅黑" w:hint="eastAsia"/>
            <w:b/>
            <w:sz w:val="24"/>
            <w:szCs w:val="24"/>
          </w:rPr>
          <w:delText>开发者</w:delText>
        </w:r>
      </w:del>
      <w:r w:rsidRPr="0086441F">
        <w:rPr>
          <w:rFonts w:ascii="微软雅黑" w:eastAsia="微软雅黑" w:hAnsi="微软雅黑" w:hint="eastAsia"/>
          <w:b/>
          <w:sz w:val="24"/>
          <w:szCs w:val="24"/>
        </w:rPr>
        <w:t>应用如何处理</w:t>
      </w:r>
      <w:ins w:id="6" w:author="Daixiaohui (Madeline)" w:date="2026-06-30T10:06:00Z">
        <w:r w:rsidR="00595863">
          <w:rPr>
            <w:rFonts w:ascii="微软雅黑" w:eastAsia="微软雅黑" w:hAnsi="微软雅黑" w:hint="eastAsia"/>
            <w:b/>
            <w:sz w:val="24"/>
            <w:szCs w:val="24"/>
          </w:rPr>
          <w:t>您</w:t>
        </w:r>
      </w:ins>
      <w:del w:id="7" w:author="Daixiaohui (Madeline)" w:date="2026-06-30T10:06:00Z">
        <w:r w:rsidRPr="0086441F" w:rsidDel="00595863">
          <w:rPr>
            <w:rFonts w:ascii="微软雅黑" w:eastAsia="微软雅黑" w:hAnsi="微软雅黑" w:hint="eastAsia"/>
            <w:b/>
            <w:sz w:val="24"/>
            <w:szCs w:val="24"/>
          </w:rPr>
          <w:delText>开发者所控制</w:delText>
        </w:r>
      </w:del>
      <w:r w:rsidRPr="0086441F">
        <w:rPr>
          <w:rFonts w:ascii="微软雅黑" w:eastAsia="微软雅黑" w:hAnsi="微软雅黑" w:hint="eastAsia"/>
          <w:b/>
          <w:sz w:val="24"/>
          <w:szCs w:val="24"/>
        </w:rPr>
        <w:t>的个人信息，也不对其行为负责</w:t>
      </w:r>
      <w:r w:rsidRPr="009C1920">
        <w:rPr>
          <w:rFonts w:ascii="微软雅黑" w:eastAsia="微软雅黑" w:hAnsi="微软雅黑" w:hint="eastAsia"/>
          <w:b/>
          <w:sz w:val="24"/>
          <w:szCs w:val="24"/>
        </w:rPr>
        <w:t>。我们建议</w:t>
      </w:r>
      <w:r>
        <w:rPr>
          <w:rFonts w:ascii="微软雅黑" w:eastAsia="微软雅黑" w:hAnsi="微软雅黑" w:hint="eastAsia"/>
          <w:b/>
          <w:sz w:val="24"/>
          <w:szCs w:val="24"/>
        </w:rPr>
        <w:t>您</w:t>
      </w:r>
      <w:r w:rsidRPr="009C1920">
        <w:rPr>
          <w:rFonts w:ascii="微软雅黑" w:eastAsia="微软雅黑" w:hAnsi="微软雅黑" w:hint="eastAsia"/>
          <w:b/>
          <w:sz w:val="24"/>
          <w:szCs w:val="24"/>
        </w:rPr>
        <w:t>认真阅读开发者应用</w:t>
      </w:r>
      <w:del w:id="8" w:author="Daixiaohui (Madeline)" w:date="2026-06-30T10:06:00Z">
        <w:r w:rsidRPr="009C1920" w:rsidDel="00595863">
          <w:rPr>
            <w:rFonts w:ascii="微软雅黑" w:eastAsia="微软雅黑" w:hAnsi="微软雅黑" w:hint="eastAsia"/>
            <w:b/>
            <w:sz w:val="24"/>
            <w:szCs w:val="24"/>
          </w:rPr>
          <w:delText>相关</w:delText>
        </w:r>
      </w:del>
      <w:r w:rsidRPr="009C1920">
        <w:rPr>
          <w:rFonts w:ascii="微软雅黑" w:eastAsia="微软雅黑" w:hAnsi="微软雅黑" w:hint="eastAsia"/>
          <w:b/>
          <w:sz w:val="24"/>
          <w:szCs w:val="24"/>
        </w:rPr>
        <w:t>用户协议及隐私政策，在确认充分了解并同意开发者如何处理</w:t>
      </w:r>
      <w:r w:rsidR="005A5699">
        <w:rPr>
          <w:rFonts w:ascii="微软雅黑" w:eastAsia="微软雅黑" w:hAnsi="微软雅黑" w:hint="eastAsia"/>
          <w:b/>
          <w:sz w:val="24"/>
          <w:szCs w:val="24"/>
        </w:rPr>
        <w:t>您</w:t>
      </w:r>
      <w:r w:rsidRPr="009C1920">
        <w:rPr>
          <w:rFonts w:ascii="微软雅黑" w:eastAsia="微软雅黑" w:hAnsi="微软雅黑" w:hint="eastAsia"/>
          <w:b/>
          <w:sz w:val="24"/>
          <w:szCs w:val="24"/>
        </w:rPr>
        <w:t>的个人信息后再使用开发者应用。</w:t>
      </w:r>
      <w:r>
        <w:rPr>
          <w:rFonts w:ascii="微软雅黑" w:eastAsia="微软雅黑" w:hAnsi="微软雅黑" w:hint="eastAsia"/>
          <w:b/>
          <w:sz w:val="24"/>
          <w:szCs w:val="24"/>
        </w:rPr>
        <w:t xml:space="preserve"> </w:t>
      </w:r>
    </w:p>
    <w:p w14:paraId="71C44E7E" w14:textId="1DD14AD4" w:rsidR="003F1405" w:rsidRPr="003F1405" w:rsidRDefault="000458E8" w:rsidP="003F1405">
      <w:pPr>
        <w:pStyle w:val="21"/>
        <w:numPr>
          <w:ilvl w:val="0"/>
          <w:numId w:val="35"/>
        </w:numPr>
        <w:rPr>
          <w:rFonts w:ascii="微软雅黑" w:eastAsia="微软雅黑" w:hAnsi="微软雅黑"/>
          <w:b/>
          <w:sz w:val="32"/>
          <w:szCs w:val="32"/>
          <w:lang w:eastAsia="zh-CN"/>
        </w:rPr>
      </w:pPr>
      <w:bookmarkStart w:id="9" w:name="_我们如何收集和使用您的个人信息"/>
      <w:bookmarkEnd w:id="9"/>
      <w:r>
        <w:rPr>
          <w:rFonts w:ascii="微软雅黑" w:eastAsia="微软雅黑" w:hAnsi="微软雅黑"/>
          <w:b/>
          <w:sz w:val="32"/>
          <w:szCs w:val="32"/>
          <w:lang w:eastAsia="zh-CN"/>
        </w:rPr>
        <w:lastRenderedPageBreak/>
        <w:t xml:space="preserve">OBS </w:t>
      </w:r>
      <w:r w:rsidR="00382E47">
        <w:rPr>
          <w:rFonts w:ascii="微软雅黑" w:eastAsia="微软雅黑" w:hAnsi="微软雅黑" w:hint="eastAsia"/>
          <w:b/>
          <w:sz w:val="32"/>
          <w:szCs w:val="32"/>
          <w:lang w:eastAsia="zh-CN"/>
        </w:rPr>
        <w:t>SDK</w:t>
      </w:r>
      <w:r w:rsidR="009016BE" w:rsidRPr="003F1405">
        <w:rPr>
          <w:rFonts w:ascii="微软雅黑" w:eastAsia="微软雅黑" w:hAnsi="微软雅黑" w:hint="eastAsia"/>
          <w:b/>
          <w:sz w:val="32"/>
          <w:szCs w:val="32"/>
          <w:lang w:eastAsia="zh-CN"/>
        </w:rPr>
        <w:t>如何收集和使用您的信息</w:t>
      </w:r>
    </w:p>
    <w:p w14:paraId="656EE9B1" w14:textId="77777777" w:rsidR="00907C85" w:rsidRDefault="00AE4D86" w:rsidP="007D2B93">
      <w:pPr>
        <w:pStyle w:val="af8"/>
        <w:spacing w:before="312"/>
        <w:ind w:left="420" w:firstLineChars="0" w:firstLine="0"/>
        <w:rPr>
          <w:rFonts w:ascii="微软雅黑" w:eastAsia="微软雅黑" w:hAnsi="微软雅黑"/>
          <w:sz w:val="24"/>
          <w:szCs w:val="24"/>
        </w:rPr>
      </w:pPr>
      <w:r w:rsidRPr="00B846EA">
        <w:rPr>
          <w:rFonts w:ascii="微软雅黑" w:eastAsia="微软雅黑" w:hAnsi="微软雅黑" w:hint="eastAsia"/>
          <w:sz w:val="24"/>
          <w:szCs w:val="24"/>
        </w:rPr>
        <w:t>当</w:t>
      </w:r>
      <w:r>
        <w:rPr>
          <w:rFonts w:ascii="微软雅黑" w:eastAsia="微软雅黑" w:hAnsi="微软雅黑" w:hint="eastAsia"/>
          <w:sz w:val="24"/>
          <w:szCs w:val="24"/>
        </w:rPr>
        <w:t>您</w:t>
      </w:r>
      <w:r w:rsidRPr="00B846EA">
        <w:rPr>
          <w:rFonts w:ascii="微软雅黑" w:eastAsia="微软雅黑" w:hAnsi="微软雅黑" w:hint="eastAsia"/>
          <w:sz w:val="24"/>
          <w:szCs w:val="24"/>
        </w:rPr>
        <w:t>使用相应功能及服务时，</w:t>
      </w:r>
      <w:r w:rsidR="00907C85">
        <w:rPr>
          <w:rFonts w:ascii="微软雅黑" w:eastAsia="微软雅黑" w:hAnsi="微软雅黑" w:hint="eastAsia"/>
          <w:sz w:val="24"/>
          <w:szCs w:val="24"/>
        </w:rPr>
        <w:t>开发者根据实际所需申请权限。</w:t>
      </w:r>
    </w:p>
    <w:p w14:paraId="6735E6A9" w14:textId="4C2C9578" w:rsidR="00CF2738" w:rsidRPr="007D2B93" w:rsidRDefault="00AE4D86" w:rsidP="007D2B93">
      <w:pPr>
        <w:pStyle w:val="af8"/>
        <w:spacing w:before="312"/>
        <w:ind w:left="420" w:firstLineChars="0" w:firstLine="0"/>
        <w:rPr>
          <w:rFonts w:ascii="微软雅黑" w:eastAsia="微软雅黑" w:hAnsi="微软雅黑"/>
          <w:color w:val="000000" w:themeColor="text1"/>
          <w:sz w:val="24"/>
          <w:szCs w:val="24"/>
        </w:rPr>
      </w:pPr>
      <w:r>
        <w:rPr>
          <w:rFonts w:ascii="微软雅黑" w:eastAsia="微软雅黑" w:hAnsi="微软雅黑" w:hint="eastAsia"/>
          <w:color w:val="000000" w:themeColor="text1"/>
          <w:sz w:val="24"/>
          <w:szCs w:val="24"/>
        </w:rPr>
        <w:t>开发者在集成、使用相应</w:t>
      </w:r>
      <w:r>
        <w:rPr>
          <w:rFonts w:ascii="微软雅黑" w:eastAsia="微软雅黑" w:hAnsi="微软雅黑"/>
          <w:color w:val="000000" w:themeColor="text1"/>
          <w:sz w:val="24"/>
          <w:szCs w:val="24"/>
        </w:rPr>
        <w:t>开放能力时</w:t>
      </w:r>
      <w:r>
        <w:rPr>
          <w:rFonts w:ascii="微软雅黑" w:eastAsia="微软雅黑" w:hAnsi="微软雅黑" w:hint="eastAsia"/>
          <w:color w:val="000000" w:themeColor="text1"/>
          <w:sz w:val="24"/>
          <w:szCs w:val="24"/>
        </w:rPr>
        <w:t>，</w:t>
      </w:r>
      <w:r>
        <w:rPr>
          <w:rFonts w:ascii="微软雅黑" w:eastAsia="微软雅黑" w:hAnsi="微软雅黑"/>
          <w:color w:val="000000" w:themeColor="text1"/>
          <w:sz w:val="24"/>
          <w:szCs w:val="24"/>
        </w:rPr>
        <w:t>将自行</w:t>
      </w:r>
      <w:r w:rsidRPr="00BF536C">
        <w:rPr>
          <w:rFonts w:ascii="微软雅黑" w:eastAsia="微软雅黑" w:hAnsi="微软雅黑" w:hint="eastAsia"/>
          <w:color w:val="000000" w:themeColor="text1"/>
          <w:sz w:val="24"/>
          <w:szCs w:val="24"/>
        </w:rPr>
        <w:t>决</w:t>
      </w:r>
      <w:r>
        <w:rPr>
          <w:rFonts w:ascii="微软雅黑" w:eastAsia="微软雅黑" w:hAnsi="微软雅黑" w:hint="eastAsia"/>
          <w:color w:val="000000" w:themeColor="text1"/>
          <w:sz w:val="24"/>
          <w:szCs w:val="24"/>
        </w:rPr>
        <w:t>定权限的调用范围，因此开发者应对权限的调用及用途向您进行说明。</w:t>
      </w:r>
    </w:p>
    <w:tbl>
      <w:tblPr>
        <w:tblStyle w:val="Table"/>
        <w:tblW w:w="0" w:type="auto"/>
        <w:tblInd w:w="701" w:type="dxa"/>
        <w:tblLook w:val="04A0" w:firstRow="1" w:lastRow="0" w:firstColumn="1" w:lastColumn="0" w:noHBand="0" w:noVBand="1"/>
      </w:tblPr>
      <w:tblGrid>
        <w:gridCol w:w="3827"/>
        <w:gridCol w:w="2977"/>
        <w:gridCol w:w="5915"/>
      </w:tblGrid>
      <w:tr w:rsidR="00CF2738" w:rsidRPr="005D63DF" w14:paraId="379F676C" w14:textId="77777777" w:rsidTr="00C724A7">
        <w:trPr>
          <w:cnfStyle w:val="100000000000" w:firstRow="1" w:lastRow="0" w:firstColumn="0" w:lastColumn="0" w:oddVBand="0" w:evenVBand="0" w:oddHBand="0" w:evenHBand="0" w:firstRowFirstColumn="0" w:firstRowLastColumn="0" w:lastRowFirstColumn="0" w:lastRowLastColumn="0"/>
        </w:trPr>
        <w:tc>
          <w:tcPr>
            <w:tcW w:w="3827" w:type="dxa"/>
          </w:tcPr>
          <w:p w14:paraId="19DEBC96" w14:textId="77777777" w:rsidR="00CF2738" w:rsidRPr="005D63DF" w:rsidRDefault="00CF2738" w:rsidP="0036266F">
            <w:pPr>
              <w:pStyle w:val="TableHeading"/>
              <w:rPr>
                <w:rFonts w:ascii="微软雅黑" w:eastAsia="微软雅黑" w:hAnsi="微软雅黑"/>
              </w:rPr>
            </w:pPr>
            <w:r w:rsidRPr="005D63DF">
              <w:rPr>
                <w:rFonts w:ascii="微软雅黑" w:eastAsia="微软雅黑" w:hAnsi="微软雅黑" w:hint="eastAsia"/>
              </w:rPr>
              <w:t>权限</w:t>
            </w:r>
          </w:p>
        </w:tc>
        <w:tc>
          <w:tcPr>
            <w:tcW w:w="2977" w:type="dxa"/>
          </w:tcPr>
          <w:p w14:paraId="10F57C25" w14:textId="77777777" w:rsidR="00CF2738" w:rsidRPr="005D63DF" w:rsidRDefault="00CF2738" w:rsidP="0036266F">
            <w:pPr>
              <w:pStyle w:val="TableHeading"/>
              <w:rPr>
                <w:rFonts w:ascii="微软雅黑" w:eastAsia="微软雅黑" w:hAnsi="微软雅黑"/>
              </w:rPr>
            </w:pPr>
            <w:r w:rsidRPr="005D63DF">
              <w:rPr>
                <w:rFonts w:ascii="微软雅黑" w:eastAsia="微软雅黑" w:hAnsi="微软雅黑" w:hint="eastAsia"/>
              </w:rPr>
              <w:t>权限描述</w:t>
            </w:r>
          </w:p>
        </w:tc>
        <w:tc>
          <w:tcPr>
            <w:tcW w:w="5915" w:type="dxa"/>
          </w:tcPr>
          <w:p w14:paraId="34A84D04" w14:textId="77777777" w:rsidR="00CF2738" w:rsidRPr="005D63DF" w:rsidRDefault="00CF2738" w:rsidP="0036266F">
            <w:pPr>
              <w:pStyle w:val="TableHeading"/>
              <w:rPr>
                <w:rFonts w:ascii="微软雅黑" w:eastAsia="微软雅黑" w:hAnsi="微软雅黑"/>
              </w:rPr>
            </w:pPr>
            <w:r w:rsidRPr="005D63DF">
              <w:rPr>
                <w:rFonts w:ascii="微软雅黑" w:eastAsia="微软雅黑" w:hAnsi="微软雅黑" w:hint="eastAsia"/>
              </w:rPr>
              <w:t>使用目的</w:t>
            </w:r>
          </w:p>
        </w:tc>
      </w:tr>
      <w:tr w:rsidR="00CF2738" w:rsidRPr="005D63DF" w14:paraId="36173605" w14:textId="77777777" w:rsidTr="00C724A7">
        <w:tc>
          <w:tcPr>
            <w:tcW w:w="3827" w:type="dxa"/>
          </w:tcPr>
          <w:p w14:paraId="794F7352" w14:textId="491DDE81" w:rsidR="00CF2738" w:rsidRPr="0086774E" w:rsidRDefault="00CF2738" w:rsidP="0036266F">
            <w:pPr>
              <w:pStyle w:val="TableText"/>
              <w:rPr>
                <w:rFonts w:ascii="微软雅黑" w:eastAsia="微软雅黑" w:hAnsi="微软雅黑"/>
              </w:rPr>
            </w:pPr>
            <w:r w:rsidRPr="0086774E">
              <w:rPr>
                <w:rFonts w:ascii="微软雅黑" w:eastAsia="微软雅黑" w:hAnsi="微软雅黑" w:hint="eastAsia"/>
              </w:rPr>
              <w:t>获取网络</w:t>
            </w:r>
            <w:r w:rsidR="001E279A" w:rsidRPr="0086774E">
              <w:rPr>
                <w:rFonts w:ascii="微软雅黑" w:eastAsia="微软雅黑" w:hAnsi="微软雅黑" w:hint="eastAsia"/>
              </w:rPr>
              <w:t>访问</w:t>
            </w:r>
            <w:r w:rsidRPr="0086774E">
              <w:rPr>
                <w:rFonts w:ascii="微软雅黑" w:eastAsia="微软雅黑" w:hAnsi="微软雅黑" w:hint="eastAsia"/>
              </w:rPr>
              <w:t>权限</w:t>
            </w:r>
          </w:p>
        </w:tc>
        <w:tc>
          <w:tcPr>
            <w:tcW w:w="2977" w:type="dxa"/>
          </w:tcPr>
          <w:p w14:paraId="78080FDD" w14:textId="77777777" w:rsidR="00CF2738" w:rsidRPr="0086774E" w:rsidRDefault="00CF2738" w:rsidP="0036266F">
            <w:pPr>
              <w:pStyle w:val="TableText"/>
              <w:rPr>
                <w:rFonts w:ascii="微软雅黑" w:eastAsia="微软雅黑" w:hAnsi="微软雅黑"/>
              </w:rPr>
            </w:pPr>
            <w:r w:rsidRPr="0086774E">
              <w:rPr>
                <w:rFonts w:ascii="微软雅黑" w:eastAsia="微软雅黑" w:hAnsi="微软雅黑" w:hint="eastAsia"/>
              </w:rPr>
              <w:t>获取网络状态</w:t>
            </w:r>
          </w:p>
        </w:tc>
        <w:tc>
          <w:tcPr>
            <w:tcW w:w="5915" w:type="dxa"/>
          </w:tcPr>
          <w:p w14:paraId="685593E2" w14:textId="77777777" w:rsidR="00CF2738" w:rsidRPr="0086774E" w:rsidRDefault="00CF2738" w:rsidP="0036266F">
            <w:pPr>
              <w:pStyle w:val="TableText"/>
              <w:rPr>
                <w:rFonts w:ascii="微软雅黑" w:eastAsia="微软雅黑" w:hAnsi="微软雅黑"/>
              </w:rPr>
            </w:pPr>
            <w:r w:rsidRPr="005814D9">
              <w:rPr>
                <w:rFonts w:ascii="微软雅黑" w:eastAsia="微软雅黑" w:hAnsi="微软雅黑" w:hint="eastAsia"/>
              </w:rPr>
              <w:t>用于检测当前的网络连接是否有效</w:t>
            </w:r>
          </w:p>
        </w:tc>
      </w:tr>
      <w:tr w:rsidR="0086774E" w:rsidRPr="005D63DF" w14:paraId="6715C9C8" w14:textId="77777777" w:rsidTr="00C724A7">
        <w:tc>
          <w:tcPr>
            <w:tcW w:w="3827" w:type="dxa"/>
          </w:tcPr>
          <w:p w14:paraId="1D4C541A" w14:textId="23FBF336" w:rsidR="0086774E" w:rsidRPr="005814D9" w:rsidRDefault="0086774E" w:rsidP="0086774E">
            <w:pPr>
              <w:pStyle w:val="TableText"/>
              <w:rPr>
                <w:rFonts w:ascii="微软雅黑" w:eastAsia="微软雅黑" w:hAnsi="微软雅黑"/>
              </w:rPr>
            </w:pPr>
            <w:r w:rsidRPr="005814D9">
              <w:rPr>
                <w:rFonts w:ascii="微软雅黑" w:eastAsia="微软雅黑" w:hAnsi="微软雅黑" w:hint="eastAsia"/>
              </w:rPr>
              <w:t>获取数据读取权限</w:t>
            </w:r>
          </w:p>
        </w:tc>
        <w:tc>
          <w:tcPr>
            <w:tcW w:w="2977" w:type="dxa"/>
          </w:tcPr>
          <w:p w14:paraId="1443240B" w14:textId="13AE25BA" w:rsidR="0086774E" w:rsidRPr="005814D9" w:rsidRDefault="0086774E" w:rsidP="0086774E">
            <w:pPr>
              <w:pStyle w:val="TableText"/>
              <w:rPr>
                <w:rFonts w:ascii="微软雅黑" w:eastAsia="微软雅黑" w:hAnsi="微软雅黑"/>
              </w:rPr>
            </w:pPr>
            <w:r w:rsidRPr="005814D9">
              <w:rPr>
                <w:rFonts w:ascii="微软雅黑" w:eastAsia="微软雅黑" w:hAnsi="微软雅黑" w:hint="eastAsia"/>
              </w:rPr>
              <w:t>读取数据</w:t>
            </w:r>
          </w:p>
        </w:tc>
        <w:tc>
          <w:tcPr>
            <w:tcW w:w="5915" w:type="dxa"/>
          </w:tcPr>
          <w:p w14:paraId="6ECA6F1E" w14:textId="1AEA1283" w:rsidR="0086774E" w:rsidRPr="005814D9" w:rsidRDefault="0086774E" w:rsidP="0086774E">
            <w:pPr>
              <w:pStyle w:val="TableText"/>
              <w:rPr>
                <w:rFonts w:ascii="微软雅黑" w:eastAsia="微软雅黑" w:hAnsi="微软雅黑"/>
              </w:rPr>
            </w:pPr>
            <w:r w:rsidRPr="005814D9">
              <w:rPr>
                <w:rFonts w:ascii="微软雅黑" w:eastAsia="微软雅黑" w:hAnsi="微软雅黑" w:hint="eastAsia"/>
              </w:rPr>
              <w:t>用于上传数据时从文件中读取数据需要读取权限</w:t>
            </w:r>
          </w:p>
        </w:tc>
      </w:tr>
      <w:tr w:rsidR="0086774E" w:rsidRPr="005D63DF" w14:paraId="6615F516" w14:textId="77777777" w:rsidTr="00C724A7">
        <w:tc>
          <w:tcPr>
            <w:tcW w:w="3827" w:type="dxa"/>
          </w:tcPr>
          <w:p w14:paraId="3580C386" w14:textId="64001F64" w:rsidR="0086774E" w:rsidRPr="005814D9" w:rsidRDefault="0086774E" w:rsidP="0086774E">
            <w:pPr>
              <w:pStyle w:val="TableText"/>
              <w:rPr>
                <w:rFonts w:ascii="微软雅黑" w:eastAsia="微软雅黑" w:hAnsi="微软雅黑"/>
              </w:rPr>
            </w:pPr>
            <w:r w:rsidRPr="005814D9">
              <w:rPr>
                <w:rFonts w:ascii="微软雅黑" w:eastAsia="微软雅黑" w:hAnsi="微软雅黑" w:hint="eastAsia"/>
              </w:rPr>
              <w:t>获取日志记录所需写入权限</w:t>
            </w:r>
          </w:p>
        </w:tc>
        <w:tc>
          <w:tcPr>
            <w:tcW w:w="2977" w:type="dxa"/>
          </w:tcPr>
          <w:p w14:paraId="27D9B7F5" w14:textId="73C129A6" w:rsidR="0086774E" w:rsidRPr="005814D9" w:rsidRDefault="0086774E" w:rsidP="0086774E">
            <w:pPr>
              <w:pStyle w:val="TableText"/>
              <w:rPr>
                <w:rFonts w:ascii="微软雅黑" w:eastAsia="微软雅黑" w:hAnsi="微软雅黑"/>
              </w:rPr>
            </w:pPr>
            <w:r w:rsidRPr="005814D9">
              <w:rPr>
                <w:rFonts w:ascii="微软雅黑" w:eastAsia="微软雅黑" w:hAnsi="微软雅黑" w:hint="eastAsia"/>
              </w:rPr>
              <w:t>写入权限</w:t>
            </w:r>
          </w:p>
        </w:tc>
        <w:tc>
          <w:tcPr>
            <w:tcW w:w="5915" w:type="dxa"/>
          </w:tcPr>
          <w:p w14:paraId="66730865" w14:textId="5467BBD7" w:rsidR="0086774E" w:rsidRPr="005814D9" w:rsidRDefault="0086774E" w:rsidP="0086774E">
            <w:pPr>
              <w:pStyle w:val="TableText"/>
              <w:rPr>
                <w:rFonts w:ascii="微软雅黑" w:eastAsia="微软雅黑" w:hAnsi="微软雅黑"/>
              </w:rPr>
            </w:pPr>
            <w:r w:rsidRPr="005814D9">
              <w:rPr>
                <w:rFonts w:ascii="微软雅黑" w:eastAsia="微软雅黑" w:hAnsi="微软雅黑" w:hint="eastAsia"/>
              </w:rPr>
              <w:t>用于在本地记录日志</w:t>
            </w:r>
          </w:p>
        </w:tc>
      </w:tr>
    </w:tbl>
    <w:p w14:paraId="471B03E6" w14:textId="35AA3F15" w:rsidR="00CF2738" w:rsidRPr="003F1405" w:rsidRDefault="00CF2738" w:rsidP="00CF2738">
      <w:pPr>
        <w:pStyle w:val="21"/>
        <w:numPr>
          <w:ilvl w:val="0"/>
          <w:numId w:val="35"/>
        </w:numPr>
        <w:rPr>
          <w:rFonts w:ascii="微软雅黑" w:eastAsia="微软雅黑" w:hAnsi="微软雅黑"/>
          <w:b/>
          <w:sz w:val="32"/>
          <w:szCs w:val="32"/>
          <w:lang w:eastAsia="zh-CN"/>
        </w:rPr>
      </w:pPr>
      <w:r w:rsidRPr="003F1405">
        <w:rPr>
          <w:rFonts w:ascii="微软雅黑" w:eastAsia="微软雅黑" w:hAnsi="微软雅黑"/>
          <w:b/>
          <w:sz w:val="32"/>
          <w:szCs w:val="32"/>
          <w:lang w:eastAsia="zh-CN"/>
        </w:rPr>
        <w:t>对未成年人的保护</w:t>
      </w:r>
    </w:p>
    <w:p w14:paraId="72716924" w14:textId="452F359B" w:rsidR="00CF2738" w:rsidRPr="00C35FB9" w:rsidRDefault="00CF2738" w:rsidP="00CF2738">
      <w:pPr>
        <w:pStyle w:val="af8"/>
        <w:spacing w:before="312"/>
        <w:ind w:left="360" w:firstLineChars="0" w:firstLine="0"/>
        <w:rPr>
          <w:rFonts w:ascii="微软雅黑" w:eastAsia="微软雅黑" w:hAnsi="微软雅黑"/>
          <w:sz w:val="24"/>
          <w:szCs w:val="24"/>
        </w:rPr>
      </w:pPr>
      <w:r w:rsidRPr="00C35FB9">
        <w:rPr>
          <w:rFonts w:ascii="微软雅黑" w:eastAsia="微软雅黑" w:hAnsi="微软雅黑" w:hint="eastAsia"/>
          <w:sz w:val="24"/>
          <w:szCs w:val="24"/>
        </w:rPr>
        <w:t>我们非常重视对未成年人个人信息的保护，华为</w:t>
      </w:r>
      <w:r w:rsidR="008D1D03">
        <w:rPr>
          <w:rFonts w:ascii="微软雅黑" w:eastAsia="微软雅黑" w:hAnsi="微软雅黑" w:hint="eastAsia"/>
          <w:sz w:val="24"/>
          <w:szCs w:val="24"/>
        </w:rPr>
        <w:t>云</w:t>
      </w:r>
      <w:r w:rsidRPr="00C35FB9">
        <w:rPr>
          <w:rFonts w:ascii="微软雅黑" w:eastAsia="微软雅黑" w:hAnsi="微软雅黑" w:hint="eastAsia"/>
          <w:sz w:val="24"/>
          <w:szCs w:val="24"/>
        </w:rPr>
        <w:t>将严格按照国家法律法规要求对未成年人提供服务并对未成年人提供保护。如果您是未成年人，需要您的父母或其他监护人同意您使用</w:t>
      </w:r>
      <w:r>
        <w:rPr>
          <w:rFonts w:ascii="微软雅黑" w:eastAsia="微软雅黑" w:hAnsi="微软雅黑" w:hint="eastAsia"/>
          <w:sz w:val="24"/>
          <w:szCs w:val="24"/>
        </w:rPr>
        <w:t>开发者</w:t>
      </w:r>
      <w:r w:rsidRPr="00C35FB9">
        <w:rPr>
          <w:rFonts w:ascii="微软雅黑" w:eastAsia="微软雅黑" w:hAnsi="微软雅黑" w:hint="eastAsia"/>
          <w:sz w:val="24"/>
          <w:szCs w:val="24"/>
        </w:rPr>
        <w:t>应用并同意相关应用的服务条款。父母或其他监护人也应采取适当的预防措施来保护未成年人，包括监督其对</w:t>
      </w:r>
      <w:r>
        <w:rPr>
          <w:rFonts w:ascii="微软雅黑" w:eastAsia="微软雅黑" w:hAnsi="微软雅黑"/>
          <w:sz w:val="24"/>
          <w:szCs w:val="24"/>
        </w:rPr>
        <w:t>开发者</w:t>
      </w:r>
      <w:r w:rsidRPr="00C35FB9">
        <w:rPr>
          <w:rFonts w:ascii="微软雅黑" w:eastAsia="微软雅黑" w:hAnsi="微软雅黑" w:hint="eastAsia"/>
          <w:sz w:val="24"/>
          <w:szCs w:val="24"/>
        </w:rPr>
        <w:t>应用的使用。</w:t>
      </w:r>
    </w:p>
    <w:p w14:paraId="03DB7B13" w14:textId="1788A9F1" w:rsidR="00CF2738" w:rsidRDefault="00CF2738" w:rsidP="00CF2738">
      <w:pPr>
        <w:pStyle w:val="af8"/>
        <w:spacing w:before="312"/>
        <w:ind w:left="360" w:firstLineChars="0" w:firstLine="0"/>
        <w:rPr>
          <w:rFonts w:ascii="微软雅黑" w:eastAsia="微软雅黑" w:hAnsi="微软雅黑"/>
          <w:sz w:val="24"/>
          <w:szCs w:val="24"/>
        </w:rPr>
      </w:pPr>
      <w:r w:rsidRPr="00C35FB9">
        <w:rPr>
          <w:rFonts w:ascii="微软雅黑" w:eastAsia="微软雅黑" w:hAnsi="微软雅黑" w:hint="eastAsia"/>
          <w:sz w:val="24"/>
          <w:szCs w:val="24"/>
        </w:rPr>
        <w:t>特别地，如果您是儿童（不满十四周岁的未成年人），在您使用</w:t>
      </w:r>
      <w:r>
        <w:rPr>
          <w:rFonts w:ascii="微软雅黑" w:eastAsia="微软雅黑" w:hAnsi="微软雅黑"/>
          <w:sz w:val="24"/>
          <w:szCs w:val="24"/>
        </w:rPr>
        <w:t>开发者</w:t>
      </w:r>
      <w:r w:rsidRPr="00C35FB9">
        <w:rPr>
          <w:rFonts w:ascii="微软雅黑" w:eastAsia="微软雅黑" w:hAnsi="微软雅黑" w:hint="eastAsia"/>
          <w:sz w:val="24"/>
          <w:szCs w:val="24"/>
        </w:rPr>
        <w:t>应用</w:t>
      </w:r>
      <w:r>
        <w:rPr>
          <w:rFonts w:ascii="微软雅黑" w:eastAsia="微软雅黑" w:hAnsi="微软雅黑" w:hint="eastAsia"/>
          <w:sz w:val="24"/>
          <w:szCs w:val="24"/>
        </w:rPr>
        <w:t>和我们的服务</w:t>
      </w:r>
      <w:r w:rsidRPr="00C35FB9">
        <w:rPr>
          <w:rFonts w:ascii="微软雅黑" w:eastAsia="微软雅黑" w:hAnsi="微软雅黑" w:hint="eastAsia"/>
          <w:sz w:val="24"/>
          <w:szCs w:val="24"/>
        </w:rPr>
        <w:t>前，请务必通知您的父母或其他监护人一起仔细阅读</w:t>
      </w:r>
      <w:r>
        <w:rPr>
          <w:rFonts w:ascii="微软雅黑" w:eastAsia="微软雅黑" w:hAnsi="微软雅黑"/>
          <w:sz w:val="24"/>
          <w:szCs w:val="24"/>
        </w:rPr>
        <w:t>开发者</w:t>
      </w:r>
      <w:r w:rsidRPr="00C35FB9">
        <w:rPr>
          <w:rFonts w:ascii="微软雅黑" w:eastAsia="微软雅黑" w:hAnsi="微软雅黑" w:hint="eastAsia"/>
          <w:sz w:val="24"/>
          <w:szCs w:val="24"/>
        </w:rPr>
        <w:t>应用</w:t>
      </w:r>
      <w:r>
        <w:rPr>
          <w:rFonts w:ascii="微软雅黑" w:eastAsia="微软雅黑" w:hAnsi="微软雅黑" w:hint="eastAsia"/>
          <w:sz w:val="24"/>
          <w:szCs w:val="24"/>
        </w:rPr>
        <w:t>隐私声明、</w:t>
      </w:r>
      <w:r w:rsidRPr="00C35FB9">
        <w:rPr>
          <w:rFonts w:ascii="微软雅黑" w:eastAsia="微软雅黑" w:hAnsi="微软雅黑" w:hint="eastAsia"/>
          <w:sz w:val="24"/>
          <w:szCs w:val="24"/>
        </w:rPr>
        <w:t>本声明，并在您的父母或其他监护人同意或指导后，</w:t>
      </w:r>
      <w:ins w:id="10" w:author="Daixiaohui (Madeline)" w:date="2026-06-30T10:08:00Z">
        <w:r w:rsidR="00595863">
          <w:rPr>
            <w:rFonts w:ascii="微软雅黑" w:eastAsia="微软雅黑" w:hAnsi="微软雅黑" w:hint="eastAsia"/>
            <w:sz w:val="24"/>
            <w:szCs w:val="24"/>
          </w:rPr>
          <w:t>再</w:t>
        </w:r>
      </w:ins>
      <w:r w:rsidRPr="00C35FB9">
        <w:rPr>
          <w:rFonts w:ascii="微软雅黑" w:eastAsia="微软雅黑" w:hAnsi="微软雅黑" w:hint="eastAsia"/>
          <w:sz w:val="24"/>
          <w:szCs w:val="24"/>
        </w:rPr>
        <w:t>使用</w:t>
      </w:r>
      <w:r>
        <w:rPr>
          <w:rFonts w:ascii="微软雅黑" w:eastAsia="微软雅黑" w:hAnsi="微软雅黑"/>
          <w:sz w:val="24"/>
          <w:szCs w:val="24"/>
        </w:rPr>
        <w:t>开发者</w:t>
      </w:r>
      <w:r w:rsidRPr="00C35FB9">
        <w:rPr>
          <w:rFonts w:ascii="微软雅黑" w:eastAsia="微软雅黑" w:hAnsi="微软雅黑" w:hint="eastAsia"/>
          <w:sz w:val="24"/>
          <w:szCs w:val="24"/>
        </w:rPr>
        <w:t>应用</w:t>
      </w:r>
      <w:r>
        <w:rPr>
          <w:rFonts w:ascii="微软雅黑" w:eastAsia="微软雅黑" w:hAnsi="微软雅黑" w:hint="eastAsia"/>
          <w:sz w:val="24"/>
          <w:szCs w:val="24"/>
        </w:rPr>
        <w:t>和我们的服务</w:t>
      </w:r>
      <w:r w:rsidRPr="00C35FB9">
        <w:rPr>
          <w:rFonts w:ascii="微软雅黑" w:eastAsia="微软雅黑" w:hAnsi="微软雅黑" w:hint="eastAsia"/>
          <w:sz w:val="24"/>
          <w:szCs w:val="24"/>
        </w:rPr>
        <w:t>或向我们提供信息。如果您是儿童的父母或其他监护人，</w:t>
      </w:r>
      <w:proofErr w:type="gramStart"/>
      <w:r w:rsidRPr="00C35FB9">
        <w:rPr>
          <w:rFonts w:ascii="微软雅黑" w:eastAsia="微软雅黑" w:hAnsi="微软雅黑" w:hint="eastAsia"/>
          <w:sz w:val="24"/>
          <w:szCs w:val="24"/>
        </w:rPr>
        <w:t>请确保</w:t>
      </w:r>
      <w:proofErr w:type="gramEnd"/>
      <w:r w:rsidRPr="00C35FB9">
        <w:rPr>
          <w:rFonts w:ascii="微软雅黑" w:eastAsia="微软雅黑" w:hAnsi="微软雅黑" w:hint="eastAsia"/>
          <w:sz w:val="24"/>
          <w:szCs w:val="24"/>
        </w:rPr>
        <w:t>您监护的儿童在您的同意或指导下使用</w:t>
      </w:r>
      <w:r>
        <w:rPr>
          <w:rFonts w:ascii="微软雅黑" w:eastAsia="微软雅黑" w:hAnsi="微软雅黑"/>
          <w:sz w:val="24"/>
          <w:szCs w:val="24"/>
        </w:rPr>
        <w:t>开发者</w:t>
      </w:r>
      <w:r w:rsidRPr="00C35FB9">
        <w:rPr>
          <w:rFonts w:ascii="微软雅黑" w:eastAsia="微软雅黑" w:hAnsi="微软雅黑" w:hint="eastAsia"/>
          <w:sz w:val="24"/>
          <w:szCs w:val="24"/>
        </w:rPr>
        <w:t>应用</w:t>
      </w:r>
      <w:r>
        <w:rPr>
          <w:rFonts w:ascii="微软雅黑" w:eastAsia="微软雅黑" w:hAnsi="微软雅黑" w:hint="eastAsia"/>
          <w:sz w:val="24"/>
          <w:szCs w:val="24"/>
        </w:rPr>
        <w:t>和</w:t>
      </w:r>
      <w:r w:rsidRPr="00C35FB9">
        <w:rPr>
          <w:rFonts w:ascii="微软雅黑" w:eastAsia="微软雅黑" w:hAnsi="微软雅黑" w:hint="eastAsia"/>
          <w:sz w:val="24"/>
          <w:szCs w:val="24"/>
        </w:rPr>
        <w:t>我们的服务</w:t>
      </w:r>
      <w:r>
        <w:rPr>
          <w:rFonts w:ascii="微软雅黑" w:eastAsia="微软雅黑" w:hAnsi="微软雅黑" w:hint="eastAsia"/>
          <w:sz w:val="24"/>
          <w:szCs w:val="24"/>
        </w:rPr>
        <w:t>以及</w:t>
      </w:r>
      <w:r w:rsidRPr="00C35FB9">
        <w:rPr>
          <w:rFonts w:ascii="微软雅黑" w:eastAsia="微软雅黑" w:hAnsi="微软雅黑" w:hint="eastAsia"/>
          <w:sz w:val="24"/>
          <w:szCs w:val="24"/>
        </w:rPr>
        <w:t>向我们提供信息。</w:t>
      </w:r>
      <w:r>
        <w:rPr>
          <w:rFonts w:ascii="微软雅黑" w:eastAsia="微软雅黑" w:hAnsi="微软雅黑" w:hint="eastAsia"/>
          <w:sz w:val="24"/>
          <w:szCs w:val="24"/>
        </w:rPr>
        <w:t xml:space="preserve"> </w:t>
      </w:r>
    </w:p>
    <w:p w14:paraId="735150C4" w14:textId="2A140CBC" w:rsidR="00380835" w:rsidRPr="003F1405" w:rsidRDefault="00380835" w:rsidP="003F1405">
      <w:pPr>
        <w:pStyle w:val="21"/>
        <w:numPr>
          <w:ilvl w:val="0"/>
          <w:numId w:val="35"/>
        </w:numPr>
        <w:rPr>
          <w:rFonts w:ascii="微软雅黑" w:eastAsia="微软雅黑" w:hAnsi="微软雅黑"/>
          <w:b/>
          <w:sz w:val="32"/>
          <w:szCs w:val="32"/>
          <w:lang w:eastAsia="zh-CN"/>
        </w:rPr>
      </w:pPr>
      <w:r w:rsidRPr="003F1405">
        <w:rPr>
          <w:rFonts w:ascii="微软雅黑" w:eastAsia="微软雅黑" w:hAnsi="微软雅黑"/>
          <w:b/>
          <w:sz w:val="32"/>
          <w:szCs w:val="32"/>
          <w:lang w:eastAsia="zh-CN"/>
        </w:rPr>
        <w:lastRenderedPageBreak/>
        <w:t>管理您的信息</w:t>
      </w:r>
    </w:p>
    <w:p w14:paraId="3FB98F9C" w14:textId="3BC885FF" w:rsidR="009C1073" w:rsidRDefault="00512E79" w:rsidP="009C1073">
      <w:pPr>
        <w:pStyle w:val="af8"/>
        <w:spacing w:before="312"/>
        <w:ind w:left="420" w:firstLineChars="0" w:firstLine="0"/>
        <w:rPr>
          <w:rFonts w:ascii="微软雅黑" w:eastAsia="微软雅黑" w:hAnsi="微软雅黑"/>
          <w:sz w:val="24"/>
          <w:szCs w:val="24"/>
        </w:rPr>
      </w:pPr>
      <w:r>
        <w:rPr>
          <w:rFonts w:ascii="微软雅黑" w:eastAsia="微软雅黑" w:hAnsi="微软雅黑" w:hint="eastAsia"/>
          <w:sz w:val="24"/>
          <w:szCs w:val="24"/>
        </w:rPr>
        <w:t>我们</w:t>
      </w:r>
      <w:r w:rsidR="009C1073" w:rsidRPr="009C1920">
        <w:rPr>
          <w:rFonts w:ascii="微软雅黑" w:eastAsia="微软雅黑" w:hAnsi="微软雅黑" w:hint="eastAsia"/>
          <w:sz w:val="24"/>
          <w:szCs w:val="24"/>
        </w:rPr>
        <w:t>非常尊重</w:t>
      </w:r>
      <w:r w:rsidR="009C1073">
        <w:rPr>
          <w:rFonts w:ascii="微软雅黑" w:eastAsia="微软雅黑" w:hAnsi="微软雅黑" w:hint="eastAsia"/>
          <w:sz w:val="24"/>
          <w:szCs w:val="24"/>
        </w:rPr>
        <w:t>您</w:t>
      </w:r>
      <w:r w:rsidR="009C1073" w:rsidRPr="009C1920">
        <w:rPr>
          <w:rFonts w:ascii="微软雅黑" w:eastAsia="微软雅黑" w:hAnsi="微软雅黑" w:hint="eastAsia"/>
          <w:sz w:val="24"/>
          <w:szCs w:val="24"/>
        </w:rPr>
        <w:t>对个人信息的关注，我们将</w:t>
      </w:r>
      <w:r w:rsidR="009C1073">
        <w:rPr>
          <w:rFonts w:ascii="微软雅黑" w:eastAsia="微软雅黑" w:hAnsi="微软雅黑" w:hint="eastAsia"/>
          <w:sz w:val="24"/>
          <w:szCs w:val="24"/>
        </w:rPr>
        <w:t>遵照相关</w:t>
      </w:r>
      <w:r w:rsidR="009C1073" w:rsidRPr="009C1920">
        <w:rPr>
          <w:rFonts w:ascii="微软雅黑" w:eastAsia="微软雅黑" w:hAnsi="微软雅黑" w:hint="eastAsia"/>
          <w:sz w:val="24"/>
          <w:szCs w:val="24"/>
        </w:rPr>
        <w:t>法律法规的要求，</w:t>
      </w:r>
      <w:r w:rsidR="009C1073">
        <w:rPr>
          <w:rFonts w:ascii="微软雅黑" w:eastAsia="微软雅黑" w:hAnsi="微软雅黑" w:hint="eastAsia"/>
          <w:sz w:val="24"/>
          <w:szCs w:val="24"/>
        </w:rPr>
        <w:t>协调</w:t>
      </w:r>
      <w:r w:rsidR="009C1073" w:rsidRPr="00D30486">
        <w:rPr>
          <w:rFonts w:ascii="微软雅黑" w:eastAsia="微软雅黑" w:hAnsi="微软雅黑" w:hint="eastAsia"/>
          <w:sz w:val="24"/>
          <w:szCs w:val="24"/>
        </w:rPr>
        <w:t>、支持并保障</w:t>
      </w:r>
      <w:r w:rsidR="009C1073">
        <w:rPr>
          <w:rFonts w:ascii="微软雅黑" w:eastAsia="微软雅黑" w:hAnsi="微软雅黑" w:hint="eastAsia"/>
          <w:sz w:val="24"/>
          <w:szCs w:val="24"/>
        </w:rPr>
        <w:t>您行使访问、复制、更正、删除等个人信息主体权利。</w:t>
      </w:r>
    </w:p>
    <w:p w14:paraId="4CC719A8" w14:textId="10E5BB83" w:rsidR="009C1073" w:rsidRDefault="009C1073" w:rsidP="009C1073">
      <w:pPr>
        <w:pStyle w:val="af8"/>
        <w:spacing w:before="312"/>
        <w:ind w:left="420" w:firstLineChars="0" w:firstLine="0"/>
        <w:rPr>
          <w:rFonts w:ascii="微软雅黑" w:eastAsia="微软雅黑" w:hAnsi="微软雅黑"/>
          <w:sz w:val="24"/>
          <w:szCs w:val="24"/>
        </w:rPr>
      </w:pPr>
      <w:r w:rsidRPr="00C35FB9">
        <w:rPr>
          <w:rFonts w:ascii="微软雅黑" w:eastAsia="微软雅黑" w:hAnsi="微软雅黑" w:hint="eastAsia"/>
          <w:sz w:val="24"/>
          <w:szCs w:val="24"/>
        </w:rPr>
        <w:t>由于</w:t>
      </w:r>
      <w:r>
        <w:rPr>
          <w:rFonts w:ascii="微软雅黑" w:eastAsia="微软雅黑" w:hAnsi="微软雅黑" w:hint="eastAsia"/>
          <w:sz w:val="24"/>
          <w:szCs w:val="24"/>
        </w:rPr>
        <w:t>您</w:t>
      </w:r>
      <w:r w:rsidRPr="00C35FB9">
        <w:rPr>
          <w:rFonts w:ascii="微软雅黑" w:eastAsia="微软雅黑" w:hAnsi="微软雅黑" w:hint="eastAsia"/>
          <w:sz w:val="24"/>
          <w:szCs w:val="24"/>
        </w:rPr>
        <w:t>是通过开发者应用使用</w:t>
      </w:r>
      <w:r w:rsidR="000458E8" w:rsidRPr="004F7735">
        <w:rPr>
          <w:rFonts w:ascii="微软雅黑" w:eastAsia="微软雅黑" w:hAnsi="微软雅黑"/>
          <w:sz w:val="24"/>
          <w:szCs w:val="24"/>
        </w:rPr>
        <w:t xml:space="preserve">OBS </w:t>
      </w:r>
      <w:r w:rsidRPr="004F7735">
        <w:rPr>
          <w:rFonts w:ascii="微软雅黑" w:eastAsia="微软雅黑" w:hAnsi="微软雅黑"/>
          <w:sz w:val="24"/>
          <w:szCs w:val="24"/>
        </w:rPr>
        <w:t>SDK和服务，如果</w:t>
      </w:r>
      <w:r w:rsidRPr="004F7735">
        <w:rPr>
          <w:rFonts w:ascii="微软雅黑" w:eastAsia="微软雅黑" w:hAnsi="微软雅黑" w:hint="eastAsia"/>
          <w:sz w:val="24"/>
          <w:szCs w:val="24"/>
        </w:rPr>
        <w:t>您希望访问、复制或</w:t>
      </w:r>
      <w:r w:rsidRPr="004F7735">
        <w:rPr>
          <w:rFonts w:ascii="微软雅黑" w:eastAsia="微软雅黑" w:hAnsi="微软雅黑"/>
          <w:sz w:val="24"/>
          <w:szCs w:val="24"/>
        </w:rPr>
        <w:t>更正</w:t>
      </w:r>
      <w:r w:rsidRPr="004F7735">
        <w:rPr>
          <w:rFonts w:ascii="微软雅黑" w:eastAsia="微软雅黑" w:hAnsi="微软雅黑" w:hint="eastAsia"/>
          <w:sz w:val="24"/>
          <w:szCs w:val="24"/>
        </w:rPr>
        <w:t>与</w:t>
      </w:r>
      <w:r w:rsidR="000458E8" w:rsidRPr="004F7735">
        <w:rPr>
          <w:rFonts w:ascii="微软雅黑" w:eastAsia="微软雅黑" w:hAnsi="微软雅黑"/>
          <w:sz w:val="24"/>
          <w:szCs w:val="24"/>
        </w:rPr>
        <w:t xml:space="preserve">OBS </w:t>
      </w:r>
      <w:r w:rsidRPr="004F7735">
        <w:rPr>
          <w:rFonts w:ascii="微软雅黑" w:eastAsia="微软雅黑" w:hAnsi="微软雅黑"/>
          <w:sz w:val="24"/>
          <w:szCs w:val="24"/>
        </w:rPr>
        <w:t>SDK</w:t>
      </w:r>
      <w:r w:rsidRPr="004F7735">
        <w:rPr>
          <w:rFonts w:ascii="微软雅黑" w:eastAsia="微软雅黑" w:hAnsi="微软雅黑" w:hint="eastAsia"/>
          <w:sz w:val="24"/>
          <w:szCs w:val="24"/>
        </w:rPr>
        <w:t>和服务相关的</w:t>
      </w:r>
      <w:r w:rsidRPr="00C35FB9">
        <w:rPr>
          <w:rFonts w:ascii="微软雅黑" w:eastAsia="微软雅黑" w:hAnsi="微软雅黑" w:hint="eastAsia"/>
          <w:sz w:val="24"/>
          <w:szCs w:val="24"/>
        </w:rPr>
        <w:t>个人信息，</w:t>
      </w:r>
      <w:r>
        <w:rPr>
          <w:rFonts w:ascii="微软雅黑" w:eastAsia="微软雅黑" w:hAnsi="微软雅黑" w:hint="eastAsia"/>
          <w:sz w:val="24"/>
          <w:szCs w:val="24"/>
        </w:rPr>
        <w:t>您应</w:t>
      </w:r>
      <w:r w:rsidRPr="00C35FB9">
        <w:rPr>
          <w:rFonts w:ascii="微软雅黑" w:eastAsia="微软雅黑" w:hAnsi="微软雅黑" w:hint="eastAsia"/>
          <w:sz w:val="24"/>
          <w:szCs w:val="24"/>
        </w:rPr>
        <w:t>通过开发者应用</w:t>
      </w:r>
      <w:r>
        <w:rPr>
          <w:rFonts w:ascii="微软雅黑" w:eastAsia="微软雅黑" w:hAnsi="微软雅黑" w:hint="eastAsia"/>
          <w:sz w:val="24"/>
          <w:szCs w:val="24"/>
        </w:rPr>
        <w:t xml:space="preserve">提供的路径实现您的个人信息主体权利。 </w:t>
      </w:r>
    </w:p>
    <w:p w14:paraId="07AA62B5" w14:textId="77777777" w:rsidR="009C1073" w:rsidRDefault="009C1073" w:rsidP="009C1073">
      <w:pPr>
        <w:pStyle w:val="af8"/>
        <w:spacing w:before="312"/>
        <w:ind w:left="420" w:firstLineChars="0" w:firstLine="0"/>
        <w:rPr>
          <w:rFonts w:ascii="微软雅黑" w:eastAsia="微软雅黑" w:hAnsi="微软雅黑"/>
          <w:sz w:val="24"/>
          <w:szCs w:val="24"/>
        </w:rPr>
      </w:pPr>
      <w:r w:rsidRPr="00BF536C">
        <w:rPr>
          <w:rFonts w:ascii="微软雅黑" w:eastAsia="微软雅黑" w:hAnsi="微软雅黑"/>
          <w:sz w:val="24"/>
          <w:szCs w:val="24"/>
        </w:rPr>
        <w:t>当</w:t>
      </w:r>
      <w:r>
        <w:rPr>
          <w:rFonts w:ascii="微软雅黑" w:eastAsia="微软雅黑" w:hAnsi="微软雅黑" w:hint="eastAsia"/>
          <w:sz w:val="24"/>
          <w:szCs w:val="24"/>
        </w:rPr>
        <w:t>您</w:t>
      </w:r>
      <w:r w:rsidRPr="00BF536C">
        <w:rPr>
          <w:rFonts w:ascii="微软雅黑" w:eastAsia="微软雅黑" w:hAnsi="微软雅黑"/>
          <w:sz w:val="24"/>
          <w:szCs w:val="24"/>
        </w:rPr>
        <w:t>直接向我们</w:t>
      </w:r>
      <w:r>
        <w:rPr>
          <w:rFonts w:ascii="微软雅黑" w:eastAsia="微软雅黑" w:hAnsi="微软雅黑" w:hint="eastAsia"/>
          <w:sz w:val="24"/>
          <w:szCs w:val="24"/>
        </w:rPr>
        <w:t>提出</w:t>
      </w:r>
      <w:r>
        <w:rPr>
          <w:rFonts w:ascii="微软雅黑" w:eastAsia="微软雅黑" w:hAnsi="微软雅黑"/>
          <w:sz w:val="24"/>
          <w:szCs w:val="24"/>
        </w:rPr>
        <w:t>个人信息主体权利时，为了保障</w:t>
      </w:r>
      <w:r>
        <w:rPr>
          <w:rFonts w:ascii="微软雅黑" w:eastAsia="微软雅黑" w:hAnsi="微软雅黑" w:hint="eastAsia"/>
          <w:sz w:val="24"/>
          <w:szCs w:val="24"/>
        </w:rPr>
        <w:t>您</w:t>
      </w:r>
      <w:r>
        <w:rPr>
          <w:rFonts w:ascii="微软雅黑" w:eastAsia="微软雅黑" w:hAnsi="微软雅黑"/>
          <w:sz w:val="24"/>
          <w:szCs w:val="24"/>
        </w:rPr>
        <w:t>的数据安全和其他合法权益</w:t>
      </w:r>
      <w:r>
        <w:rPr>
          <w:rFonts w:ascii="微软雅黑" w:eastAsia="微软雅黑" w:hAnsi="微软雅黑" w:hint="eastAsia"/>
          <w:sz w:val="24"/>
          <w:szCs w:val="24"/>
        </w:rPr>
        <w:t>，</w:t>
      </w:r>
      <w:r>
        <w:rPr>
          <w:rFonts w:ascii="微软雅黑" w:eastAsia="微软雅黑" w:hAnsi="微软雅黑"/>
          <w:sz w:val="24"/>
          <w:szCs w:val="24"/>
        </w:rPr>
        <w:t>我们可能会对</w:t>
      </w:r>
      <w:r>
        <w:rPr>
          <w:rFonts w:ascii="微软雅黑" w:eastAsia="微软雅黑" w:hAnsi="微软雅黑" w:hint="eastAsia"/>
          <w:sz w:val="24"/>
          <w:szCs w:val="24"/>
        </w:rPr>
        <w:t>您</w:t>
      </w:r>
      <w:r>
        <w:rPr>
          <w:rFonts w:ascii="微软雅黑" w:eastAsia="微软雅黑" w:hAnsi="微软雅黑"/>
          <w:sz w:val="24"/>
          <w:szCs w:val="24"/>
        </w:rPr>
        <w:t>的身份进行验证并要求</w:t>
      </w:r>
      <w:r>
        <w:rPr>
          <w:rFonts w:ascii="微软雅黑" w:eastAsia="微软雅黑" w:hAnsi="微软雅黑" w:hint="eastAsia"/>
          <w:sz w:val="24"/>
          <w:szCs w:val="24"/>
        </w:rPr>
        <w:t>您</w:t>
      </w:r>
      <w:r>
        <w:rPr>
          <w:rFonts w:ascii="微软雅黑" w:eastAsia="微软雅黑" w:hAnsi="微软雅黑"/>
          <w:sz w:val="24"/>
          <w:szCs w:val="24"/>
        </w:rPr>
        <w:t>提供验证身份所必要的个人信息</w:t>
      </w:r>
      <w:r>
        <w:rPr>
          <w:rFonts w:ascii="微软雅黑" w:eastAsia="微软雅黑" w:hAnsi="微软雅黑" w:hint="eastAsia"/>
          <w:sz w:val="24"/>
          <w:szCs w:val="24"/>
        </w:rPr>
        <w:t>，同时我们也</w:t>
      </w:r>
      <w:r>
        <w:rPr>
          <w:rFonts w:ascii="微软雅黑" w:eastAsia="微软雅黑" w:hAnsi="微软雅黑"/>
          <w:sz w:val="24"/>
          <w:szCs w:val="24"/>
        </w:rPr>
        <w:t>可能</w:t>
      </w:r>
      <w:r w:rsidRPr="00BF536C">
        <w:rPr>
          <w:rFonts w:ascii="微软雅黑" w:eastAsia="微软雅黑" w:hAnsi="微软雅黑"/>
          <w:sz w:val="24"/>
          <w:szCs w:val="24"/>
        </w:rPr>
        <w:t>会向开发者</w:t>
      </w:r>
      <w:r>
        <w:rPr>
          <w:rFonts w:ascii="微软雅黑" w:eastAsia="微软雅黑" w:hAnsi="微软雅黑"/>
          <w:sz w:val="24"/>
          <w:szCs w:val="24"/>
        </w:rPr>
        <w:t>提供收集的身份验证信息以核实</w:t>
      </w:r>
      <w:r>
        <w:rPr>
          <w:rFonts w:ascii="微软雅黑" w:eastAsia="微软雅黑" w:hAnsi="微软雅黑" w:hint="eastAsia"/>
          <w:sz w:val="24"/>
          <w:szCs w:val="24"/>
        </w:rPr>
        <w:t>您</w:t>
      </w:r>
      <w:r>
        <w:rPr>
          <w:rFonts w:ascii="微软雅黑" w:eastAsia="微软雅黑" w:hAnsi="微软雅黑"/>
          <w:sz w:val="24"/>
          <w:szCs w:val="24"/>
        </w:rPr>
        <w:t>的身份</w:t>
      </w:r>
      <w:r>
        <w:rPr>
          <w:rFonts w:ascii="微软雅黑" w:eastAsia="微软雅黑" w:hAnsi="微软雅黑" w:hint="eastAsia"/>
          <w:sz w:val="24"/>
          <w:szCs w:val="24"/>
        </w:rPr>
        <w:t>。在验证</w:t>
      </w:r>
      <w:proofErr w:type="gramStart"/>
      <w:r>
        <w:rPr>
          <w:rFonts w:ascii="微软雅黑" w:eastAsia="微软雅黑" w:hAnsi="微软雅黑" w:hint="eastAsia"/>
          <w:sz w:val="24"/>
          <w:szCs w:val="24"/>
        </w:rPr>
        <w:t>确认您</w:t>
      </w:r>
      <w:proofErr w:type="gramEnd"/>
      <w:r>
        <w:rPr>
          <w:rFonts w:ascii="微软雅黑" w:eastAsia="微软雅黑" w:hAnsi="微软雅黑" w:hint="eastAsia"/>
          <w:sz w:val="24"/>
          <w:szCs w:val="24"/>
        </w:rPr>
        <w:t>的身份后，我们会根据法律法规要求及时</w:t>
      </w:r>
      <w:proofErr w:type="gramStart"/>
      <w:r w:rsidRPr="00BF536C">
        <w:rPr>
          <w:rFonts w:ascii="微软雅黑" w:eastAsia="微软雅黑" w:hAnsi="微软雅黑"/>
          <w:sz w:val="24"/>
          <w:szCs w:val="24"/>
        </w:rPr>
        <w:t>响应</w:t>
      </w:r>
      <w:r>
        <w:rPr>
          <w:rFonts w:ascii="微软雅黑" w:eastAsia="微软雅黑" w:hAnsi="微软雅黑" w:hint="eastAsia"/>
          <w:sz w:val="24"/>
          <w:szCs w:val="24"/>
        </w:rPr>
        <w:t>您</w:t>
      </w:r>
      <w:proofErr w:type="gramEnd"/>
      <w:r w:rsidRPr="00BF536C">
        <w:rPr>
          <w:rFonts w:ascii="微软雅黑" w:eastAsia="微软雅黑" w:hAnsi="微软雅黑"/>
          <w:sz w:val="24"/>
          <w:szCs w:val="24"/>
        </w:rPr>
        <w:t>的相关请求</w:t>
      </w:r>
      <w:r>
        <w:rPr>
          <w:rFonts w:ascii="微软雅黑" w:eastAsia="微软雅黑" w:hAnsi="微软雅黑" w:hint="eastAsia"/>
          <w:sz w:val="24"/>
          <w:szCs w:val="24"/>
        </w:rPr>
        <w:t>。</w:t>
      </w:r>
    </w:p>
    <w:p w14:paraId="2E99716D" w14:textId="77777777" w:rsidR="009C1073" w:rsidRPr="009C1920" w:rsidRDefault="009C1073" w:rsidP="009C1073">
      <w:pPr>
        <w:pStyle w:val="af8"/>
        <w:spacing w:before="312"/>
        <w:ind w:left="420" w:firstLineChars="0" w:firstLine="0"/>
        <w:rPr>
          <w:rFonts w:ascii="微软雅黑" w:eastAsia="微软雅黑" w:hAnsi="微软雅黑"/>
          <w:sz w:val="24"/>
          <w:szCs w:val="24"/>
        </w:rPr>
      </w:pPr>
      <w:r w:rsidRPr="009C1920">
        <w:rPr>
          <w:rFonts w:ascii="微软雅黑" w:eastAsia="微软雅黑" w:hAnsi="微软雅黑" w:hint="eastAsia"/>
          <w:sz w:val="24"/>
          <w:szCs w:val="24"/>
        </w:rPr>
        <w:t>如您对您的数据主体权利有进一步要求或存在任何疑问、意见或建议，可通过本声明中“</w:t>
      </w:r>
      <w:hyperlink w:anchor="_如何联系我们" w:history="1">
        <w:r w:rsidRPr="009C1920">
          <w:rPr>
            <w:rStyle w:val="aff"/>
            <w:rFonts w:ascii="微软雅黑" w:eastAsia="微软雅黑" w:hAnsi="微软雅黑" w:hint="eastAsia"/>
            <w:sz w:val="24"/>
            <w:szCs w:val="24"/>
          </w:rPr>
          <w:t>如何联系我们</w:t>
        </w:r>
      </w:hyperlink>
      <w:r w:rsidRPr="009C1920">
        <w:rPr>
          <w:rFonts w:ascii="微软雅黑" w:eastAsia="微软雅黑" w:hAnsi="微软雅黑" w:hint="eastAsia"/>
          <w:sz w:val="24"/>
          <w:szCs w:val="24"/>
        </w:rPr>
        <w:t>”章节中所述方式与我们取得联系，并行使您的相关权利。</w:t>
      </w:r>
    </w:p>
    <w:p w14:paraId="1051DE4E" w14:textId="7C3703C3" w:rsidR="00380835" w:rsidRPr="003F1405" w:rsidDel="00DA42C3" w:rsidRDefault="00380835" w:rsidP="003F1405">
      <w:pPr>
        <w:pStyle w:val="21"/>
        <w:numPr>
          <w:ilvl w:val="0"/>
          <w:numId w:val="35"/>
        </w:numPr>
        <w:rPr>
          <w:del w:id="11" w:author="Daixiaohui (Madeline)" w:date="2026-07-10T09:05:00Z"/>
          <w:rFonts w:ascii="微软雅黑" w:eastAsia="微软雅黑" w:hAnsi="微软雅黑"/>
          <w:b/>
          <w:sz w:val="32"/>
          <w:szCs w:val="32"/>
          <w:lang w:eastAsia="zh-CN"/>
        </w:rPr>
      </w:pPr>
      <w:commentRangeStart w:id="12"/>
      <w:commentRangeStart w:id="13"/>
      <w:commentRangeStart w:id="14"/>
      <w:commentRangeStart w:id="15"/>
      <w:del w:id="16" w:author="Daixiaohui (Madeline)" w:date="2026-07-10T09:05:00Z">
        <w:r w:rsidRPr="003F1405" w:rsidDel="00DA42C3">
          <w:rPr>
            <w:rFonts w:ascii="微软雅黑" w:eastAsia="微软雅黑" w:hAnsi="微软雅黑"/>
            <w:b/>
            <w:sz w:val="32"/>
            <w:szCs w:val="32"/>
            <w:lang w:eastAsia="zh-CN"/>
          </w:rPr>
          <w:delText>信息存储地点及期限</w:delText>
        </w:r>
        <w:commentRangeEnd w:id="12"/>
        <w:r w:rsidR="001F546A" w:rsidDel="00DA42C3">
          <w:rPr>
            <w:rStyle w:val="aff7"/>
            <w:rFonts w:ascii="Times New Roman" w:eastAsia="宋体" w:hAnsi="Times New Roman" w:cs="Arial"/>
            <w:bCs w:val="0"/>
            <w:noProof w:val="0"/>
            <w:kern w:val="2"/>
            <w:lang w:eastAsia="zh-CN"/>
          </w:rPr>
          <w:commentReference w:id="12"/>
        </w:r>
        <w:commentRangeEnd w:id="13"/>
        <w:commentRangeEnd w:id="14"/>
        <w:commentRangeEnd w:id="15"/>
        <w:r w:rsidR="00607FDF" w:rsidDel="00DA42C3">
          <w:rPr>
            <w:rStyle w:val="aff7"/>
            <w:rFonts w:ascii="Times New Roman" w:eastAsia="宋体" w:hAnsi="Times New Roman" w:cs="Arial"/>
            <w:bCs w:val="0"/>
            <w:noProof w:val="0"/>
            <w:kern w:val="2"/>
            <w:lang w:eastAsia="zh-CN"/>
          </w:rPr>
          <w:commentReference w:id="13"/>
        </w:r>
        <w:r w:rsidR="001B7033" w:rsidDel="00DA42C3">
          <w:rPr>
            <w:rStyle w:val="aff7"/>
            <w:rFonts w:ascii="Times New Roman" w:eastAsia="宋体" w:hAnsi="Times New Roman" w:cs="Arial"/>
            <w:bCs w:val="0"/>
            <w:noProof w:val="0"/>
            <w:kern w:val="2"/>
            <w:lang w:eastAsia="zh-CN"/>
          </w:rPr>
          <w:commentReference w:id="14"/>
        </w:r>
        <w:r w:rsidR="0047580F" w:rsidDel="00DA42C3">
          <w:rPr>
            <w:rStyle w:val="aff7"/>
            <w:rFonts w:ascii="Times New Roman" w:eastAsia="宋体" w:hAnsi="Times New Roman" w:cs="Arial"/>
            <w:bCs w:val="0"/>
            <w:noProof w:val="0"/>
            <w:kern w:val="2"/>
            <w:lang w:eastAsia="zh-CN"/>
          </w:rPr>
          <w:commentReference w:id="15"/>
        </w:r>
      </w:del>
    </w:p>
    <w:p w14:paraId="0601E45E" w14:textId="3E8C35F6" w:rsidR="004720F1" w:rsidRPr="007B5A14" w:rsidDel="00607FDF" w:rsidRDefault="0015238F" w:rsidP="009C1073">
      <w:pPr>
        <w:pStyle w:val="af8"/>
        <w:spacing w:before="312"/>
        <w:ind w:left="420" w:firstLineChars="0" w:firstLine="0"/>
        <w:rPr>
          <w:del w:id="17" w:author="zhangtinwei" w:date="2026-07-06T11:28:00Z"/>
          <w:rFonts w:ascii="微软雅黑" w:eastAsia="微软雅黑" w:hAnsi="微软雅黑"/>
          <w:b/>
          <w:sz w:val="24"/>
          <w:szCs w:val="24"/>
        </w:rPr>
      </w:pPr>
      <w:del w:id="18" w:author="zhangtinwei" w:date="2026-07-06T11:28:00Z">
        <w:r w:rsidRPr="007B5A14" w:rsidDel="00607FDF">
          <w:rPr>
            <w:rFonts w:ascii="微软雅黑" w:eastAsia="微软雅黑" w:hAnsi="微软雅黑" w:hint="eastAsia"/>
            <w:b/>
            <w:sz w:val="24"/>
            <w:szCs w:val="24"/>
          </w:rPr>
          <w:delText>（一）存储地</w:delText>
        </w:r>
      </w:del>
    </w:p>
    <w:p w14:paraId="146F8326" w14:textId="260D61ED" w:rsidR="009C1073" w:rsidRPr="009C1073" w:rsidDel="00607FDF" w:rsidRDefault="009C1073" w:rsidP="009C1073">
      <w:pPr>
        <w:pStyle w:val="af8"/>
        <w:spacing w:before="312"/>
        <w:ind w:left="420" w:firstLineChars="0" w:firstLine="0"/>
        <w:rPr>
          <w:del w:id="19" w:author="zhangtinwei" w:date="2026-07-06T11:28:00Z"/>
          <w:rFonts w:ascii="微软雅黑" w:eastAsia="微软雅黑" w:hAnsi="微软雅黑"/>
          <w:sz w:val="24"/>
          <w:szCs w:val="24"/>
        </w:rPr>
      </w:pPr>
      <w:del w:id="20" w:author="zhangtinwei" w:date="2026-07-06T11:28:00Z">
        <w:r w:rsidRPr="009C1073" w:rsidDel="00607FDF">
          <w:rPr>
            <w:rFonts w:ascii="微软雅黑" w:eastAsia="微软雅黑" w:hAnsi="微软雅黑" w:hint="eastAsia"/>
            <w:sz w:val="24"/>
            <w:szCs w:val="24"/>
          </w:rPr>
          <w:delText>上述信息将会传输并保存</w:delText>
        </w:r>
        <w:r w:rsidRPr="003F0D21" w:rsidDel="00607FDF">
          <w:rPr>
            <w:rFonts w:ascii="微软雅黑" w:eastAsia="微软雅黑" w:hAnsi="微软雅黑" w:hint="eastAsia"/>
            <w:sz w:val="24"/>
            <w:szCs w:val="24"/>
          </w:rPr>
          <w:delText>至</w:delText>
        </w:r>
        <w:r w:rsidR="000458E8" w:rsidRPr="003F0D21" w:rsidDel="00607FDF">
          <w:rPr>
            <w:rFonts w:ascii="微软雅黑" w:eastAsia="微软雅黑" w:hAnsi="微软雅黑" w:hint="eastAsia"/>
            <w:sz w:val="24"/>
            <w:szCs w:val="24"/>
          </w:rPr>
          <w:delText>中华人民共和国境内</w:delText>
        </w:r>
        <w:r w:rsidRPr="003F0D21" w:rsidDel="00607FDF">
          <w:rPr>
            <w:rFonts w:ascii="微软雅黑" w:eastAsia="微软雅黑" w:hAnsi="微软雅黑" w:hint="eastAsia"/>
            <w:sz w:val="24"/>
            <w:szCs w:val="24"/>
          </w:rPr>
          <w:delText>的服务</w:delText>
        </w:r>
        <w:r w:rsidRPr="009C1073" w:rsidDel="00607FDF">
          <w:rPr>
            <w:rFonts w:ascii="微软雅黑" w:eastAsia="微软雅黑" w:hAnsi="微软雅黑" w:hint="eastAsia"/>
            <w:sz w:val="24"/>
            <w:szCs w:val="24"/>
          </w:rPr>
          <w:delText>器。</w:delText>
        </w:r>
      </w:del>
    </w:p>
    <w:p w14:paraId="6A41EA35" w14:textId="49A61B3F" w:rsidR="007B5A14" w:rsidRPr="00975514" w:rsidDel="00607FDF" w:rsidRDefault="007B5A14" w:rsidP="009C1073">
      <w:pPr>
        <w:pStyle w:val="af8"/>
        <w:spacing w:before="312"/>
        <w:ind w:left="420" w:firstLineChars="0" w:firstLine="0"/>
        <w:rPr>
          <w:del w:id="21" w:author="zhangtinwei" w:date="2026-07-06T11:28:00Z"/>
          <w:rFonts w:ascii="微软雅黑" w:eastAsia="微软雅黑" w:hAnsi="微软雅黑"/>
          <w:b/>
          <w:sz w:val="24"/>
          <w:szCs w:val="24"/>
        </w:rPr>
      </w:pPr>
      <w:del w:id="22" w:author="zhangtinwei" w:date="2026-07-06T11:28:00Z">
        <w:r w:rsidRPr="00975514" w:rsidDel="00607FDF">
          <w:rPr>
            <w:rFonts w:ascii="微软雅黑" w:eastAsia="微软雅黑" w:hAnsi="微软雅黑" w:hint="eastAsia"/>
            <w:b/>
            <w:sz w:val="24"/>
            <w:szCs w:val="24"/>
          </w:rPr>
          <w:delText>（二）存储期限</w:delText>
        </w:r>
      </w:del>
    </w:p>
    <w:p w14:paraId="6FC84351" w14:textId="42AA6932" w:rsidR="001275D4" w:rsidRPr="00783798" w:rsidDel="00607FDF" w:rsidRDefault="00067878" w:rsidP="001275D4">
      <w:pPr>
        <w:ind w:left="567"/>
        <w:rPr>
          <w:del w:id="23" w:author="zhangtinwei" w:date="2026-07-06T11:28:00Z"/>
          <w:rFonts w:ascii="微软雅黑" w:eastAsia="微软雅黑" w:hAnsi="微软雅黑"/>
          <w:i/>
          <w:color w:val="7F7F7F" w:themeColor="text1" w:themeTint="80"/>
          <w:shd w:val="pct15" w:color="auto" w:fill="FFFFFF"/>
        </w:rPr>
      </w:pPr>
      <w:del w:id="24" w:author="zhangtinwei" w:date="2026-07-06T11:28:00Z">
        <w:r w:rsidDel="00607FDF">
          <w:rPr>
            <w:rFonts w:ascii="微软雅黑" w:eastAsia="微软雅黑" w:hAnsi="微软雅黑" w:hint="eastAsia"/>
            <w:sz w:val="24"/>
            <w:szCs w:val="24"/>
          </w:rPr>
          <w:lastRenderedPageBreak/>
          <w:delText>我们</w:delText>
        </w:r>
        <w:r w:rsidR="009C1073" w:rsidRPr="00F622C1" w:rsidDel="00607FDF">
          <w:rPr>
            <w:rFonts w:ascii="微软雅黑" w:eastAsia="微软雅黑" w:hAnsi="微软雅黑" w:hint="eastAsia"/>
            <w:sz w:val="24"/>
            <w:szCs w:val="24"/>
          </w:rPr>
          <w:delText>仅在实现本声明</w:delText>
        </w:r>
        <w:r w:rsidR="009C1073" w:rsidRPr="00F622C1" w:rsidDel="00607FDF">
          <w:rPr>
            <w:rFonts w:ascii="微软雅黑" w:eastAsia="微软雅黑" w:hAnsi="微软雅黑"/>
            <w:sz w:val="24"/>
            <w:szCs w:val="24"/>
          </w:rPr>
          <w:delText>所述</w:delText>
        </w:r>
        <w:r w:rsidR="009C1073" w:rsidRPr="00F622C1" w:rsidDel="00607FDF">
          <w:rPr>
            <w:rFonts w:ascii="微软雅黑" w:eastAsia="微软雅黑" w:hAnsi="微软雅黑" w:hint="eastAsia"/>
            <w:sz w:val="24"/>
            <w:szCs w:val="24"/>
          </w:rPr>
          <w:delText>目的所必需的时间内保留您的个人信息，</w:delText>
        </w:r>
        <w:r w:rsidR="009C1073" w:rsidRPr="00F622C1" w:rsidDel="00607FDF">
          <w:rPr>
            <w:rFonts w:ascii="微软雅黑" w:eastAsia="微软雅黑" w:hAnsi="微软雅黑"/>
            <w:sz w:val="24"/>
            <w:szCs w:val="24"/>
          </w:rPr>
          <w:delText>除非法律法规</w:delText>
        </w:r>
        <w:r w:rsidR="009C1073" w:rsidRPr="00F622C1" w:rsidDel="00607FDF">
          <w:rPr>
            <w:rFonts w:ascii="微软雅黑" w:eastAsia="微软雅黑" w:hAnsi="微软雅黑" w:hint="eastAsia"/>
            <w:sz w:val="24"/>
            <w:szCs w:val="24"/>
          </w:rPr>
          <w:delText>另有</w:delText>
        </w:r>
        <w:r w:rsidR="009C1073" w:rsidRPr="00F622C1" w:rsidDel="00607FDF">
          <w:rPr>
            <w:rFonts w:ascii="微软雅黑" w:eastAsia="微软雅黑" w:hAnsi="微软雅黑"/>
            <w:sz w:val="24"/>
            <w:szCs w:val="24"/>
          </w:rPr>
          <w:delText>要求</w:delText>
        </w:r>
        <w:r w:rsidR="009C1073" w:rsidRPr="00F622C1" w:rsidDel="00607FDF">
          <w:rPr>
            <w:rFonts w:ascii="微软雅黑" w:eastAsia="微软雅黑" w:hAnsi="微软雅黑" w:hint="eastAsia"/>
            <w:sz w:val="24"/>
            <w:szCs w:val="24"/>
          </w:rPr>
          <w:delText>。</w:delText>
        </w:r>
        <w:r w:rsidR="001275D4" w:rsidRPr="001275D4" w:rsidDel="00607FDF">
          <w:rPr>
            <w:rFonts w:ascii="微软雅黑" w:eastAsia="微软雅黑" w:hAnsi="微软雅黑" w:hint="eastAsia"/>
            <w:sz w:val="24"/>
            <w:szCs w:val="24"/>
          </w:rPr>
          <w:delText>用于产品运营与维护收集的设备信息、网络信息、应用信息和接口信息将保存五（5）年后删除。</w:delText>
        </w:r>
      </w:del>
    </w:p>
    <w:p w14:paraId="12063D6F" w14:textId="5A06DF7B" w:rsidR="009C1073" w:rsidRPr="009C1073" w:rsidRDefault="00607FDF" w:rsidP="009C1073">
      <w:pPr>
        <w:pStyle w:val="af8"/>
        <w:spacing w:before="312"/>
        <w:ind w:left="420" w:firstLineChars="0" w:firstLine="0"/>
        <w:rPr>
          <w:rFonts w:ascii="微软雅黑" w:eastAsia="微软雅黑" w:hAnsi="微软雅黑"/>
          <w:sz w:val="24"/>
          <w:szCs w:val="24"/>
        </w:rPr>
      </w:pPr>
      <w:ins w:id="25" w:author="zhangtinwei" w:date="2026-07-06T11:28:00Z">
        <w:r w:rsidRPr="00F846FF">
          <w:rPr>
            <w:rFonts w:ascii="微软雅黑" w:eastAsia="微软雅黑" w:hAnsi="微软雅黑"/>
            <w:sz w:val="24"/>
            <w:szCs w:val="24"/>
          </w:rPr>
          <w:t>SDK不收集个人信息，不涉及个人信息存储</w:t>
        </w:r>
      </w:ins>
      <w:del w:id="26" w:author="zhangtinwei" w:date="2026-07-06T11:28:00Z">
        <w:r w:rsidR="009C1073" w:rsidRPr="009C1073" w:rsidDel="00607FDF">
          <w:rPr>
            <w:rFonts w:ascii="微软雅黑" w:eastAsia="微软雅黑" w:hAnsi="微软雅黑" w:hint="eastAsia"/>
            <w:sz w:val="24"/>
            <w:szCs w:val="24"/>
          </w:rPr>
          <w:delText>此外</w:delText>
        </w:r>
        <w:r w:rsidR="009C1073" w:rsidRPr="009C1073" w:rsidDel="00607FDF">
          <w:rPr>
            <w:rFonts w:ascii="微软雅黑" w:eastAsia="微软雅黑" w:hAnsi="微软雅黑"/>
            <w:sz w:val="24"/>
            <w:szCs w:val="24"/>
          </w:rPr>
          <w:delText>，</w:delText>
        </w:r>
        <w:r w:rsidR="009C1073" w:rsidRPr="009C1073" w:rsidDel="00607FDF">
          <w:rPr>
            <w:rFonts w:ascii="微软雅黑" w:eastAsia="微软雅黑" w:hAnsi="微软雅黑" w:hint="eastAsia"/>
            <w:sz w:val="24"/>
            <w:szCs w:val="24"/>
          </w:rPr>
          <w:delText>当我们的产品或服务发生停止运营的情形时，我们将以推送通知、公告等形式通知您，并在合理的期限内删除您的个人信息或进行匿名化处理</w:delText>
        </w:r>
      </w:del>
      <w:r w:rsidR="009C1073" w:rsidRPr="009C1073">
        <w:rPr>
          <w:rFonts w:ascii="微软雅黑" w:eastAsia="微软雅黑" w:hAnsi="微软雅黑" w:hint="eastAsia"/>
          <w:sz w:val="24"/>
          <w:szCs w:val="24"/>
        </w:rPr>
        <w:t>。</w:t>
      </w:r>
    </w:p>
    <w:p w14:paraId="69599C44" w14:textId="15D293D9" w:rsidR="00380835" w:rsidRPr="003F1405" w:rsidRDefault="00824FA5" w:rsidP="003F1405">
      <w:pPr>
        <w:pStyle w:val="21"/>
        <w:numPr>
          <w:ilvl w:val="0"/>
          <w:numId w:val="35"/>
        </w:numPr>
        <w:rPr>
          <w:rFonts w:ascii="微软雅黑" w:eastAsia="微软雅黑" w:hAnsi="微软雅黑"/>
          <w:b/>
          <w:sz w:val="32"/>
          <w:szCs w:val="32"/>
          <w:lang w:eastAsia="zh-CN"/>
        </w:rPr>
      </w:pPr>
      <w:bookmarkStart w:id="27" w:name="_如何联系我们"/>
      <w:bookmarkEnd w:id="27"/>
      <w:r w:rsidRPr="003F1405">
        <w:rPr>
          <w:rFonts w:ascii="微软雅黑" w:eastAsia="微软雅黑" w:hAnsi="微软雅黑"/>
          <w:b/>
          <w:sz w:val="32"/>
          <w:szCs w:val="32"/>
          <w:lang w:eastAsia="zh-CN"/>
        </w:rPr>
        <w:t>如</w:t>
      </w:r>
      <w:r w:rsidR="00380835" w:rsidRPr="003F1405">
        <w:rPr>
          <w:rFonts w:ascii="微软雅黑" w:eastAsia="微软雅黑" w:hAnsi="微软雅黑"/>
          <w:b/>
          <w:sz w:val="32"/>
          <w:szCs w:val="32"/>
          <w:lang w:eastAsia="zh-CN"/>
        </w:rPr>
        <w:t>何联系我们</w:t>
      </w:r>
    </w:p>
    <w:p w14:paraId="2DCCBD5D" w14:textId="4FB51383" w:rsidR="00380835" w:rsidRDefault="00B33551" w:rsidP="00C52F3D">
      <w:pPr>
        <w:ind w:left="567"/>
        <w:rPr>
          <w:rFonts w:ascii="微软雅黑" w:eastAsia="微软雅黑" w:hAnsi="微软雅黑"/>
          <w:sz w:val="24"/>
          <w:szCs w:val="24"/>
        </w:rPr>
      </w:pPr>
      <w:r w:rsidRPr="00B33551">
        <w:rPr>
          <w:rFonts w:ascii="微软雅黑" w:eastAsia="微软雅黑" w:hAnsi="微软雅黑"/>
          <w:sz w:val="24"/>
          <w:szCs w:val="24"/>
        </w:rPr>
        <w:t>我们设立了个人信息保护专职部门，</w:t>
      </w:r>
      <w:r w:rsidR="00380835" w:rsidRPr="009A4A9F">
        <w:rPr>
          <w:rFonts w:ascii="微软雅黑" w:eastAsia="微软雅黑" w:hAnsi="微软雅黑"/>
          <w:sz w:val="24"/>
          <w:szCs w:val="24"/>
        </w:rPr>
        <w:t>您可以通过访问</w:t>
      </w:r>
      <w:hyperlink r:id="rId13" w:tgtFrame="_blank" w:history="1">
        <w:r>
          <w:rPr>
            <w:rFonts w:ascii="微软雅黑" w:eastAsia="微软雅黑" w:hAnsi="微软雅黑"/>
            <w:color w:val="0000FF"/>
            <w:sz w:val="24"/>
            <w:szCs w:val="24"/>
          </w:rPr>
          <w:t>个人信息主体请求</w:t>
        </w:r>
      </w:hyperlink>
      <w:r>
        <w:rPr>
          <w:rFonts w:ascii="微软雅黑" w:eastAsia="微软雅黑" w:hAnsi="微软雅黑" w:hint="eastAsia"/>
          <w:color w:val="0000FF"/>
          <w:sz w:val="24"/>
          <w:szCs w:val="24"/>
        </w:rPr>
        <w:t>受理</w:t>
      </w:r>
      <w:r w:rsidR="00380835" w:rsidRPr="009A4A9F">
        <w:rPr>
          <w:rFonts w:ascii="微软雅黑" w:eastAsia="微软雅黑" w:hAnsi="微软雅黑"/>
          <w:sz w:val="24"/>
          <w:szCs w:val="24"/>
        </w:rPr>
        <w:t>页面</w:t>
      </w:r>
      <w:proofErr w:type="gramStart"/>
      <w:r w:rsidR="00380835" w:rsidRPr="009A4A9F">
        <w:rPr>
          <w:rFonts w:ascii="微软雅黑" w:eastAsia="微软雅黑" w:hAnsi="微软雅黑"/>
          <w:sz w:val="24"/>
          <w:szCs w:val="24"/>
        </w:rPr>
        <w:t>与其取得</w:t>
      </w:r>
      <w:proofErr w:type="gramEnd"/>
      <w:r w:rsidR="00380835" w:rsidRPr="009A4A9F">
        <w:rPr>
          <w:rFonts w:ascii="微软雅黑" w:eastAsia="微软雅黑" w:hAnsi="微软雅黑"/>
          <w:sz w:val="24"/>
          <w:szCs w:val="24"/>
        </w:rPr>
        <w:t>联系，我们会尽快回复。</w:t>
      </w:r>
      <w:r w:rsidR="009A4A9F" w:rsidRPr="00C35FB9">
        <w:rPr>
          <w:rFonts w:ascii="微软雅黑" w:eastAsia="微软雅黑" w:hAnsi="微软雅黑" w:hint="eastAsia"/>
          <w:sz w:val="24"/>
          <w:szCs w:val="24"/>
        </w:rPr>
        <w:t>您也可以联系应用的开发者行使您的相关权利，我们在收到来自开发者的相关请求并验证请求的真实合法性后，会积极配合响应请求。</w:t>
      </w:r>
    </w:p>
    <w:p w14:paraId="4968D553" w14:textId="61E4A0A1" w:rsidR="008A5A29" w:rsidRPr="009A4A9F" w:rsidRDefault="008A5A29" w:rsidP="00C52F3D">
      <w:pPr>
        <w:ind w:left="567"/>
        <w:rPr>
          <w:rFonts w:ascii="微软雅黑" w:eastAsia="微软雅黑" w:hAnsi="微软雅黑"/>
          <w:sz w:val="24"/>
          <w:szCs w:val="24"/>
        </w:rPr>
      </w:pPr>
      <w:r w:rsidRPr="008A5A29">
        <w:rPr>
          <w:rFonts w:ascii="微软雅黑" w:eastAsia="微软雅黑" w:hAnsi="微软雅黑" w:hint="eastAsia"/>
          <w:sz w:val="24"/>
          <w:szCs w:val="24"/>
        </w:rPr>
        <w:t>公司注册地址：</w:t>
      </w:r>
      <w:r w:rsidR="00902969" w:rsidRPr="003F0D21">
        <w:rPr>
          <w:rFonts w:ascii="微软雅黑" w:eastAsia="微软雅黑" w:hAnsi="微软雅黑"/>
          <w:sz w:val="24"/>
          <w:szCs w:val="24"/>
        </w:rPr>
        <w:t>贵州省贵安新区黔中大道</w:t>
      </w:r>
      <w:proofErr w:type="gramStart"/>
      <w:r w:rsidR="00902969" w:rsidRPr="003F0D21">
        <w:rPr>
          <w:rFonts w:ascii="微软雅黑" w:eastAsia="微软雅黑" w:hAnsi="微软雅黑"/>
          <w:sz w:val="24"/>
          <w:szCs w:val="24"/>
        </w:rPr>
        <w:t>交兴功路</w:t>
      </w:r>
      <w:proofErr w:type="gramEnd"/>
      <w:r w:rsidR="00902969" w:rsidRPr="003F0D21">
        <w:rPr>
          <w:rFonts w:ascii="微软雅黑" w:eastAsia="微软雅黑" w:hAnsi="微软雅黑"/>
          <w:sz w:val="24"/>
          <w:szCs w:val="24"/>
        </w:rPr>
        <w:t>华为云数据中心</w:t>
      </w:r>
      <w:r w:rsidRPr="003F0D21">
        <w:rPr>
          <w:rFonts w:ascii="微软雅黑" w:eastAsia="微软雅黑" w:hAnsi="微软雅黑" w:hint="eastAsia"/>
          <w:sz w:val="24"/>
          <w:szCs w:val="24"/>
        </w:rPr>
        <w:t>，华为</w:t>
      </w:r>
      <w:r w:rsidR="009144A0" w:rsidRPr="003F0D21">
        <w:rPr>
          <w:rFonts w:ascii="微软雅黑" w:eastAsia="微软雅黑" w:hAnsi="微软雅黑" w:hint="eastAsia"/>
          <w:sz w:val="24"/>
          <w:szCs w:val="24"/>
        </w:rPr>
        <w:t>云计算</w:t>
      </w:r>
      <w:r w:rsidRPr="003F0D21">
        <w:rPr>
          <w:rFonts w:ascii="微软雅黑" w:eastAsia="微软雅黑" w:hAnsi="微软雅黑" w:hint="eastAsia"/>
          <w:sz w:val="24"/>
          <w:szCs w:val="24"/>
        </w:rPr>
        <w:t>技术有限公司。</w:t>
      </w:r>
    </w:p>
    <w:p w14:paraId="22895867" w14:textId="77777777" w:rsidR="00380835" w:rsidRPr="009A4A9F" w:rsidRDefault="00380835" w:rsidP="00C52F3D">
      <w:pPr>
        <w:ind w:left="567"/>
        <w:rPr>
          <w:rFonts w:ascii="微软雅黑" w:eastAsia="微软雅黑" w:hAnsi="微软雅黑"/>
          <w:sz w:val="24"/>
          <w:szCs w:val="24"/>
        </w:rPr>
      </w:pPr>
      <w:r w:rsidRPr="009A4A9F">
        <w:rPr>
          <w:rFonts w:ascii="微软雅黑" w:eastAsia="微软雅黑" w:hAnsi="微软雅黑"/>
          <w:sz w:val="24"/>
          <w:szCs w:val="24"/>
        </w:rPr>
        <w:t>如果您对我们的回复不满意，特别是当我们的个人信息处理行为损害了您的合法权益时，您还可以通过向有管辖权的人民法院提起诉讼、向行业自律协会或政府相关管理机构投诉等外部途径进行解决。您也可以向我们了解可能适用的相关投诉途径的信息。</w:t>
      </w:r>
    </w:p>
    <w:p w14:paraId="0A112311" w14:textId="4F16660E" w:rsidR="005B41C9" w:rsidRPr="009A4A9F" w:rsidRDefault="00380835" w:rsidP="00C52F3D">
      <w:pPr>
        <w:ind w:left="567"/>
        <w:rPr>
          <w:rFonts w:ascii="微软雅黑" w:eastAsia="微软雅黑" w:hAnsi="微软雅黑"/>
          <w:sz w:val="24"/>
          <w:szCs w:val="24"/>
        </w:rPr>
      </w:pPr>
      <w:r w:rsidRPr="009A4A9F">
        <w:rPr>
          <w:rFonts w:ascii="微软雅黑" w:eastAsia="微软雅黑" w:hAnsi="微软雅黑"/>
          <w:sz w:val="24"/>
          <w:szCs w:val="24"/>
        </w:rPr>
        <w:t>华为将始终遵照我们的隐私政策来收集和使用您的信息。有关我们的隐私政策，可参阅</w:t>
      </w:r>
      <w:r w:rsidR="00B33551" w:rsidRPr="00261430">
        <w:rPr>
          <w:rFonts w:ascii="微软雅黑" w:eastAsia="微软雅黑" w:hAnsi="微软雅黑" w:hint="eastAsia"/>
          <w:sz w:val="24"/>
          <w:szCs w:val="24"/>
        </w:rPr>
        <w:t>华为云</w:t>
      </w:r>
      <w:hyperlink r:id="rId14" w:history="1">
        <w:r w:rsidR="00B33551" w:rsidRPr="00261430">
          <w:rPr>
            <w:rStyle w:val="aff"/>
            <w:rFonts w:ascii="微软雅黑" w:eastAsia="微软雅黑" w:hAnsi="微软雅黑" w:hint="eastAsia"/>
            <w:sz w:val="24"/>
            <w:szCs w:val="24"/>
          </w:rPr>
          <w:t>隐私政策声明</w:t>
        </w:r>
      </w:hyperlink>
      <w:r w:rsidRPr="009A4A9F">
        <w:rPr>
          <w:rFonts w:ascii="微软雅黑" w:eastAsia="微软雅黑" w:hAnsi="微软雅黑"/>
          <w:sz w:val="24"/>
          <w:szCs w:val="24"/>
        </w:rPr>
        <w:t>。</w:t>
      </w:r>
    </w:p>
    <w:sectPr w:rsidR="005B41C9" w:rsidRPr="009A4A9F" w:rsidSect="00C52F3D">
      <w:headerReference w:type="even" r:id="rId15"/>
      <w:footerReference w:type="even" r:id="rId16"/>
      <w:headerReference w:type="first" r:id="rId17"/>
      <w:footerReference w:type="first" r:id="rId18"/>
      <w:pgSz w:w="16838" w:h="11906" w:orient="landscape" w:code="9"/>
      <w:pgMar w:top="1134" w:right="1701" w:bottom="1134" w:left="1701" w:header="567" w:footer="567"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ixiaohui (Madeline)" w:date="2026-06-30T10:05:00Z" w:initials="D(">
    <w:p w14:paraId="5A19C74D" w14:textId="00526CC4" w:rsidR="00595863" w:rsidRDefault="00595863">
      <w:pPr>
        <w:pStyle w:val="aff5"/>
      </w:pPr>
      <w:r>
        <w:rPr>
          <w:rStyle w:val="aff7"/>
        </w:rPr>
        <w:annotationRef/>
      </w:r>
      <w:r>
        <w:rPr>
          <w:rFonts w:hint="eastAsia"/>
        </w:rPr>
        <w:t>啥意思，好像有点语句不通</w:t>
      </w:r>
    </w:p>
  </w:comment>
  <w:comment w:id="1" w:author="zhangtinwei" w:date="2026-07-06T11:23:00Z" w:initials="z">
    <w:p w14:paraId="2ECF3C3C" w14:textId="0565499A" w:rsidR="00466D14" w:rsidRDefault="00466D14">
      <w:pPr>
        <w:pStyle w:val="aff5"/>
      </w:pPr>
      <w:r>
        <w:rPr>
          <w:rStyle w:val="aff7"/>
        </w:rPr>
        <w:annotationRef/>
      </w:r>
      <w:r w:rsidR="00607FDF">
        <w:rPr>
          <w:rFonts w:hint="eastAsia"/>
        </w:rPr>
        <w:t>改成了集成</w:t>
      </w:r>
    </w:p>
  </w:comment>
  <w:comment w:id="12" w:author="Daixiaohui (Madeline)" w:date="2026-06-30T10:23:00Z" w:initials="D(">
    <w:p w14:paraId="36DA9545" w14:textId="19365381" w:rsidR="001F546A" w:rsidRDefault="001F546A">
      <w:pPr>
        <w:pStyle w:val="aff5"/>
      </w:pPr>
      <w:r>
        <w:rPr>
          <w:rStyle w:val="aff7"/>
        </w:rPr>
        <w:annotationRef/>
      </w:r>
      <w:r>
        <w:rPr>
          <w:rFonts w:hint="eastAsia"/>
        </w:rPr>
        <w:t>指南中说过我司不会处理个人信息，不需要确保个人数据权利行使，本文又提到信息存储地点和时间，权利行使，似乎冲突？</w:t>
      </w:r>
    </w:p>
  </w:comment>
  <w:comment w:id="13" w:author="zhangtinwei" w:date="2026-07-06T11:28:00Z" w:initials="z">
    <w:p w14:paraId="1E9276F0" w14:textId="114E60FA" w:rsidR="00607FDF" w:rsidRDefault="00607FDF">
      <w:pPr>
        <w:pStyle w:val="aff5"/>
      </w:pPr>
      <w:r>
        <w:rPr>
          <w:rStyle w:val="aff7"/>
        </w:rPr>
        <w:annotationRef/>
      </w:r>
      <w:r>
        <w:rPr>
          <w:rFonts w:hint="eastAsia"/>
        </w:rPr>
        <w:t>已修改为</w:t>
      </w:r>
      <w:r w:rsidRPr="00607FDF">
        <w:rPr>
          <w:rFonts w:hint="eastAsia"/>
        </w:rPr>
        <w:t>SDK</w:t>
      </w:r>
      <w:r w:rsidRPr="00607FDF">
        <w:rPr>
          <w:rFonts w:hint="eastAsia"/>
        </w:rPr>
        <w:t>不收集个人信息，不涉及个人信息存储。</w:t>
      </w:r>
    </w:p>
  </w:comment>
  <w:comment w:id="14" w:author="Daixiaohui (Madeline)" w:date="2026-06-30T10:24:00Z" w:initials="D(">
    <w:p w14:paraId="6F8C92F7" w14:textId="7E653BB8" w:rsidR="001B7033" w:rsidRDefault="001B7033">
      <w:pPr>
        <w:pStyle w:val="aff5"/>
      </w:pPr>
      <w:r>
        <w:rPr>
          <w:rStyle w:val="aff7"/>
        </w:rPr>
        <w:annotationRef/>
      </w:r>
      <w:r>
        <w:rPr>
          <w:rFonts w:hint="eastAsia"/>
        </w:rPr>
        <w:t>全文信息披露信息，是否</w:t>
      </w:r>
      <w:proofErr w:type="gramStart"/>
      <w:r>
        <w:rPr>
          <w:rFonts w:hint="eastAsia"/>
        </w:rPr>
        <w:t>与行标一致</w:t>
      </w:r>
      <w:proofErr w:type="gramEnd"/>
      <w:r>
        <w:rPr>
          <w:rFonts w:hint="eastAsia"/>
        </w:rPr>
        <w:t>？</w:t>
      </w:r>
    </w:p>
  </w:comment>
  <w:comment w:id="15" w:author="zhangtinwei" w:date="2026-07-09T09:08:00Z" w:initials="z">
    <w:p w14:paraId="6EFF8502" w14:textId="6DB63572" w:rsidR="0047580F" w:rsidRDefault="0047580F">
      <w:pPr>
        <w:pStyle w:val="aff5"/>
      </w:pPr>
      <w:r>
        <w:rPr>
          <w:rStyle w:val="aff7"/>
        </w:rPr>
        <w:annotationRef/>
      </w:r>
      <w:r>
        <w:rPr>
          <w:rFonts w:hint="eastAsia"/>
        </w:rPr>
        <w:t>一致</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A19C74D" w15:done="0"/>
  <w15:commentEx w15:paraId="2ECF3C3C" w15:paraIdParent="5A19C74D" w15:done="0"/>
  <w15:commentEx w15:paraId="36DA9545" w15:done="0"/>
  <w15:commentEx w15:paraId="1E9276F0" w15:paraIdParent="36DA9545" w15:done="0"/>
  <w15:commentEx w15:paraId="6F8C92F7" w15:done="0"/>
  <w15:commentEx w15:paraId="6EFF8502" w15:paraIdParent="6F8C92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EE1350" w16cex:dateUtc="2026-06-30T02:05:00Z"/>
  <w16cex:commentExtensible w16cex:durableId="2DEE17B8" w16cex:dateUtc="2026-06-30T02:23:00Z"/>
  <w16cex:commentExtensible w16cex:durableId="2DEE17F4" w16cex:dateUtc="2026-06-30T02: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A19C74D" w16cid:durableId="2DEE1350"/>
  <w16cid:commentId w16cid:paraId="2ECF3C3C" w16cid:durableId="2DF60EB1"/>
  <w16cid:commentId w16cid:paraId="36DA9545" w16cid:durableId="2DEE17B8"/>
  <w16cid:commentId w16cid:paraId="1E9276F0" w16cid:durableId="2DF60FF7"/>
  <w16cid:commentId w16cid:paraId="6F8C92F7" w16cid:durableId="2DEE17F4"/>
  <w16cid:commentId w16cid:paraId="6EFF8502" w16cid:durableId="2DF9E3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8BF5DE" w14:textId="77777777" w:rsidR="00CF2AB7" w:rsidRDefault="00CF2AB7">
      <w:r>
        <w:separator/>
      </w:r>
    </w:p>
  </w:endnote>
  <w:endnote w:type="continuationSeparator" w:id="0">
    <w:p w14:paraId="580B4A47" w14:textId="77777777" w:rsidR="00CF2AB7" w:rsidRDefault="00CF2A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C040E" w14:textId="77777777" w:rsidR="001F1039" w:rsidRDefault="001F1039">
    <w:pPr>
      <w:pStyle w:val="ad"/>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7121B" w14:textId="77777777" w:rsidR="001F1039" w:rsidRDefault="001F1039">
    <w:pPr>
      <w:pStyle w:val="ad"/>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0662B5" w14:textId="77777777" w:rsidR="00CF2AB7" w:rsidRDefault="00CF2AB7">
      <w:r>
        <w:separator/>
      </w:r>
    </w:p>
  </w:footnote>
  <w:footnote w:type="continuationSeparator" w:id="0">
    <w:p w14:paraId="338EC4CE" w14:textId="77777777" w:rsidR="00CF2AB7" w:rsidRDefault="00CF2A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7BF18" w14:textId="77777777" w:rsidR="001F1039" w:rsidRDefault="001F1039">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A47D5" w14:textId="77777777" w:rsidR="001F1039" w:rsidRDefault="001F1039">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9A0F9D2"/>
    <w:lvl w:ilvl="0">
      <w:start w:val="1"/>
      <w:numFmt w:val="decimal"/>
      <w:pStyle w:val="5"/>
      <w:lvlText w:val="%1."/>
      <w:lvlJc w:val="left"/>
      <w:pPr>
        <w:tabs>
          <w:tab w:val="num" w:pos="2040"/>
        </w:tabs>
        <w:ind w:left="2040" w:hanging="360"/>
      </w:pPr>
    </w:lvl>
  </w:abstractNum>
  <w:abstractNum w:abstractNumId="1" w15:restartNumberingAfterBreak="0">
    <w:nsid w:val="FFFFFF7D"/>
    <w:multiLevelType w:val="singleLevel"/>
    <w:tmpl w:val="B67E9368"/>
    <w:lvl w:ilvl="0">
      <w:start w:val="1"/>
      <w:numFmt w:val="decimal"/>
      <w:pStyle w:val="4"/>
      <w:lvlText w:val="%1."/>
      <w:lvlJc w:val="left"/>
      <w:pPr>
        <w:tabs>
          <w:tab w:val="num" w:pos="1620"/>
        </w:tabs>
        <w:ind w:left="1620" w:hanging="360"/>
      </w:pPr>
    </w:lvl>
  </w:abstractNum>
  <w:abstractNum w:abstractNumId="2" w15:restartNumberingAfterBreak="0">
    <w:nsid w:val="FFFFFF7E"/>
    <w:multiLevelType w:val="singleLevel"/>
    <w:tmpl w:val="B3569E6A"/>
    <w:lvl w:ilvl="0">
      <w:start w:val="1"/>
      <w:numFmt w:val="decimal"/>
      <w:pStyle w:val="3"/>
      <w:lvlText w:val="%1."/>
      <w:lvlJc w:val="left"/>
      <w:pPr>
        <w:tabs>
          <w:tab w:val="num" w:pos="1200"/>
        </w:tabs>
        <w:ind w:left="1200" w:hanging="360"/>
      </w:pPr>
    </w:lvl>
  </w:abstractNum>
  <w:abstractNum w:abstractNumId="3" w15:restartNumberingAfterBreak="0">
    <w:nsid w:val="FFFFFF7F"/>
    <w:multiLevelType w:val="singleLevel"/>
    <w:tmpl w:val="C380AB64"/>
    <w:lvl w:ilvl="0">
      <w:start w:val="1"/>
      <w:numFmt w:val="decimal"/>
      <w:pStyle w:val="2"/>
      <w:lvlText w:val="%1."/>
      <w:lvlJc w:val="left"/>
      <w:pPr>
        <w:tabs>
          <w:tab w:val="num" w:pos="780"/>
        </w:tabs>
        <w:ind w:left="780" w:hanging="360"/>
      </w:pPr>
    </w:lvl>
  </w:abstractNum>
  <w:abstractNum w:abstractNumId="4" w15:restartNumberingAfterBreak="0">
    <w:nsid w:val="FFFFFF80"/>
    <w:multiLevelType w:val="singleLevel"/>
    <w:tmpl w:val="5540CDCC"/>
    <w:lvl w:ilvl="0">
      <w:start w:val="1"/>
      <w:numFmt w:val="bullet"/>
      <w:pStyle w:val="50"/>
      <w:lvlText w:val=""/>
      <w:lvlJc w:val="left"/>
      <w:pPr>
        <w:tabs>
          <w:tab w:val="num" w:pos="2040"/>
        </w:tabs>
        <w:ind w:left="2040" w:hanging="360"/>
      </w:pPr>
      <w:rPr>
        <w:rFonts w:ascii="Wingdings" w:hAnsi="Wingdings" w:hint="default"/>
      </w:rPr>
    </w:lvl>
  </w:abstractNum>
  <w:abstractNum w:abstractNumId="5" w15:restartNumberingAfterBreak="0">
    <w:nsid w:val="FFFFFF81"/>
    <w:multiLevelType w:val="singleLevel"/>
    <w:tmpl w:val="62AAB2E4"/>
    <w:lvl w:ilvl="0">
      <w:start w:val="1"/>
      <w:numFmt w:val="bullet"/>
      <w:pStyle w:val="40"/>
      <w:lvlText w:val=""/>
      <w:lvlJc w:val="left"/>
      <w:pPr>
        <w:tabs>
          <w:tab w:val="num" w:pos="1620"/>
        </w:tabs>
        <w:ind w:left="1620" w:hanging="360"/>
      </w:pPr>
      <w:rPr>
        <w:rFonts w:ascii="Wingdings" w:hAnsi="Wingdings" w:hint="default"/>
      </w:rPr>
    </w:lvl>
  </w:abstractNum>
  <w:abstractNum w:abstractNumId="6" w15:restartNumberingAfterBreak="0">
    <w:nsid w:val="FFFFFF82"/>
    <w:multiLevelType w:val="singleLevel"/>
    <w:tmpl w:val="82CC6F5A"/>
    <w:lvl w:ilvl="0">
      <w:start w:val="1"/>
      <w:numFmt w:val="bullet"/>
      <w:pStyle w:val="30"/>
      <w:lvlText w:val=""/>
      <w:lvlJc w:val="left"/>
      <w:pPr>
        <w:tabs>
          <w:tab w:val="num" w:pos="1200"/>
        </w:tabs>
        <w:ind w:left="1200" w:hanging="360"/>
      </w:pPr>
      <w:rPr>
        <w:rFonts w:ascii="Wingdings" w:hAnsi="Wingdings" w:hint="default"/>
      </w:rPr>
    </w:lvl>
  </w:abstractNum>
  <w:abstractNum w:abstractNumId="7" w15:restartNumberingAfterBreak="0">
    <w:nsid w:val="FFFFFF83"/>
    <w:multiLevelType w:val="singleLevel"/>
    <w:tmpl w:val="8CEEF62C"/>
    <w:lvl w:ilvl="0">
      <w:start w:val="1"/>
      <w:numFmt w:val="bullet"/>
      <w:pStyle w:val="20"/>
      <w:lvlText w:val=""/>
      <w:lvlJc w:val="left"/>
      <w:pPr>
        <w:tabs>
          <w:tab w:val="num" w:pos="780"/>
        </w:tabs>
        <w:ind w:left="780" w:hanging="360"/>
      </w:pPr>
      <w:rPr>
        <w:rFonts w:ascii="Wingdings" w:hAnsi="Wingdings" w:hint="default"/>
      </w:rPr>
    </w:lvl>
  </w:abstractNum>
  <w:abstractNum w:abstractNumId="8" w15:restartNumberingAfterBreak="0">
    <w:nsid w:val="FFFFFF88"/>
    <w:multiLevelType w:val="singleLevel"/>
    <w:tmpl w:val="DA3EF886"/>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95B607E8"/>
    <w:lvl w:ilvl="0">
      <w:start w:val="1"/>
      <w:numFmt w:val="bullet"/>
      <w:pStyle w:val="a0"/>
      <w:lvlText w:val=""/>
      <w:lvlJc w:val="left"/>
      <w:pPr>
        <w:tabs>
          <w:tab w:val="num" w:pos="360"/>
        </w:tabs>
        <w:ind w:left="360" w:hanging="360"/>
      </w:pPr>
      <w:rPr>
        <w:rFonts w:ascii="Wingdings" w:hAnsi="Wingdings" w:hint="default"/>
      </w:rPr>
    </w:lvl>
  </w:abstractNum>
  <w:abstractNum w:abstractNumId="10" w15:restartNumberingAfterBreak="0">
    <w:nsid w:val="0E8701E2"/>
    <w:multiLevelType w:val="hybridMultilevel"/>
    <w:tmpl w:val="A6582318"/>
    <w:lvl w:ilvl="0" w:tplc="32BCCCF0">
      <w:start w:val="1"/>
      <w:numFmt w:val="bullet"/>
      <w:pStyle w:val="CAUTIONTextList"/>
      <w:lvlText w:val=""/>
      <w:lvlJc w:val="left"/>
      <w:pPr>
        <w:tabs>
          <w:tab w:val="num" w:pos="1985"/>
        </w:tabs>
        <w:ind w:left="1985" w:hanging="284"/>
      </w:pPr>
      <w:rPr>
        <w:rFonts w:ascii="Wingdings" w:hAnsi="Wingdings" w:hint="default"/>
        <w:color w:val="auto"/>
        <w:spacing w:val="0"/>
        <w:w w:val="100"/>
        <w:position w:val="1"/>
        <w:sz w:val="16"/>
        <w:szCs w:val="16"/>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1" w15:restartNumberingAfterBreak="0">
    <w:nsid w:val="0EDB2900"/>
    <w:multiLevelType w:val="hybridMultilevel"/>
    <w:tmpl w:val="1698331E"/>
    <w:lvl w:ilvl="0" w:tplc="6B308656">
      <w:start w:val="1"/>
      <w:numFmt w:val="bullet"/>
      <w:pStyle w:val="SubItemList"/>
      <w:lvlText w:val="−"/>
      <w:lvlJc w:val="left"/>
      <w:pPr>
        <w:tabs>
          <w:tab w:val="num" w:pos="2409"/>
        </w:tabs>
        <w:ind w:left="2410" w:hanging="284"/>
      </w:pPr>
      <w:rPr>
        <w:rFonts w:ascii="Times New Roman" w:hAnsi="Times New Roman" w:cs="Times New Roman" w:hint="default"/>
        <w:sz w:val="16"/>
        <w:szCs w:val="16"/>
      </w:rPr>
    </w:lvl>
    <w:lvl w:ilvl="1" w:tplc="04090003">
      <w:start w:val="1"/>
      <w:numFmt w:val="bullet"/>
      <w:lvlText w:val=""/>
      <w:lvlJc w:val="left"/>
      <w:pPr>
        <w:tabs>
          <w:tab w:val="num" w:pos="840"/>
        </w:tabs>
        <w:ind w:left="840" w:hanging="420"/>
      </w:pPr>
      <w:rPr>
        <w:rFonts w:ascii="Wingdings" w:hAnsi="Wingdings" w:cs="Wingdings" w:hint="default"/>
      </w:rPr>
    </w:lvl>
    <w:lvl w:ilvl="2" w:tplc="04090005">
      <w:start w:val="1"/>
      <w:numFmt w:val="bullet"/>
      <w:lvlText w:val=""/>
      <w:lvlJc w:val="left"/>
      <w:pPr>
        <w:tabs>
          <w:tab w:val="num" w:pos="1260"/>
        </w:tabs>
        <w:ind w:left="1260" w:hanging="420"/>
      </w:pPr>
      <w:rPr>
        <w:rFonts w:ascii="Wingdings" w:hAnsi="Wingdings" w:cs="Wingdings" w:hint="default"/>
      </w:rPr>
    </w:lvl>
    <w:lvl w:ilvl="3" w:tplc="04090001">
      <w:start w:val="1"/>
      <w:numFmt w:val="bullet"/>
      <w:lvlText w:val=""/>
      <w:lvlJc w:val="left"/>
      <w:pPr>
        <w:tabs>
          <w:tab w:val="num" w:pos="1680"/>
        </w:tabs>
        <w:ind w:left="1680" w:hanging="420"/>
      </w:pPr>
      <w:rPr>
        <w:rFonts w:ascii="Wingdings" w:hAnsi="Wingdings" w:cs="Wingdings" w:hint="default"/>
      </w:rPr>
    </w:lvl>
    <w:lvl w:ilvl="4" w:tplc="04090003">
      <w:start w:val="1"/>
      <w:numFmt w:val="bullet"/>
      <w:lvlText w:val=""/>
      <w:lvlJc w:val="left"/>
      <w:pPr>
        <w:tabs>
          <w:tab w:val="num" w:pos="2100"/>
        </w:tabs>
        <w:ind w:left="2100" w:hanging="420"/>
      </w:pPr>
      <w:rPr>
        <w:rFonts w:ascii="Wingdings" w:hAnsi="Wingdings" w:cs="Wingdings" w:hint="default"/>
      </w:rPr>
    </w:lvl>
    <w:lvl w:ilvl="5" w:tplc="04090005">
      <w:start w:val="1"/>
      <w:numFmt w:val="bullet"/>
      <w:lvlText w:val=""/>
      <w:lvlJc w:val="left"/>
      <w:pPr>
        <w:tabs>
          <w:tab w:val="num" w:pos="2520"/>
        </w:tabs>
        <w:ind w:left="2520" w:hanging="420"/>
      </w:pPr>
      <w:rPr>
        <w:rFonts w:ascii="Wingdings" w:hAnsi="Wingdings" w:cs="Wingdings" w:hint="default"/>
      </w:rPr>
    </w:lvl>
    <w:lvl w:ilvl="6" w:tplc="04090001">
      <w:start w:val="1"/>
      <w:numFmt w:val="bullet"/>
      <w:lvlText w:val=""/>
      <w:lvlJc w:val="left"/>
      <w:pPr>
        <w:tabs>
          <w:tab w:val="num" w:pos="2940"/>
        </w:tabs>
        <w:ind w:left="2940" w:hanging="420"/>
      </w:pPr>
      <w:rPr>
        <w:rFonts w:ascii="Wingdings" w:hAnsi="Wingdings" w:cs="Wingdings" w:hint="default"/>
      </w:rPr>
    </w:lvl>
    <w:lvl w:ilvl="7" w:tplc="04090003">
      <w:start w:val="1"/>
      <w:numFmt w:val="bullet"/>
      <w:lvlText w:val=""/>
      <w:lvlJc w:val="left"/>
      <w:pPr>
        <w:tabs>
          <w:tab w:val="num" w:pos="3360"/>
        </w:tabs>
        <w:ind w:left="3360" w:hanging="420"/>
      </w:pPr>
      <w:rPr>
        <w:rFonts w:ascii="Wingdings" w:hAnsi="Wingdings" w:cs="Wingdings" w:hint="default"/>
      </w:rPr>
    </w:lvl>
    <w:lvl w:ilvl="8" w:tplc="04090005">
      <w:start w:val="1"/>
      <w:numFmt w:val="bullet"/>
      <w:lvlText w:val=""/>
      <w:lvlJc w:val="left"/>
      <w:pPr>
        <w:tabs>
          <w:tab w:val="num" w:pos="3780"/>
        </w:tabs>
        <w:ind w:left="3780" w:hanging="420"/>
      </w:pPr>
      <w:rPr>
        <w:rFonts w:ascii="Wingdings" w:hAnsi="Wingdings" w:cs="Wingdings" w:hint="default"/>
      </w:rPr>
    </w:lvl>
  </w:abstractNum>
  <w:abstractNum w:abstractNumId="12" w15:restartNumberingAfterBreak="0">
    <w:nsid w:val="1D5755D3"/>
    <w:multiLevelType w:val="hybridMultilevel"/>
    <w:tmpl w:val="4BEE7E38"/>
    <w:lvl w:ilvl="0" w:tplc="3B1CEA48">
      <w:start w:val="1"/>
      <w:numFmt w:val="bullet"/>
      <w:pStyle w:val="ItemList"/>
      <w:lvlText w:val=""/>
      <w:lvlJc w:val="left"/>
      <w:pPr>
        <w:tabs>
          <w:tab w:val="num" w:pos="2126"/>
        </w:tabs>
        <w:ind w:left="2126" w:hanging="425"/>
      </w:pPr>
      <w:rPr>
        <w:rFonts w:ascii="Wingdings" w:hAnsi="Wingdings" w:cs="Wingdings" w:hint="default"/>
        <w:b w:val="0"/>
        <w:bCs w:val="0"/>
        <w:i w:val="0"/>
        <w:iCs w:val="0"/>
        <w:caps w:val="0"/>
        <w:strike w:val="0"/>
        <w:dstrike w:val="0"/>
        <w:outline w:val="0"/>
        <w:shadow w:val="0"/>
        <w:emboss w:val="0"/>
        <w:imprint w:val="0"/>
        <w:vanish w:val="0"/>
        <w:spacing w:val="0"/>
        <w:w w:val="100"/>
        <w:position w:val="2"/>
        <w:sz w:val="16"/>
        <w:szCs w:val="16"/>
        <w:vertAlign w:val="baseline"/>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3" w15:restartNumberingAfterBreak="0">
    <w:nsid w:val="1EB25D15"/>
    <w:multiLevelType w:val="hybridMultilevel"/>
    <w:tmpl w:val="82A43726"/>
    <w:lvl w:ilvl="0" w:tplc="0A6AFD1C">
      <w:start w:val="1"/>
      <w:numFmt w:val="decimal"/>
      <w:lvlText w:val="%1."/>
      <w:lvlJc w:val="left"/>
      <w:pPr>
        <w:ind w:left="420" w:hanging="420"/>
      </w:pPr>
      <w:rPr>
        <w:sz w:val="80"/>
        <w:szCs w:val="8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1BB2E29"/>
    <w:multiLevelType w:val="hybridMultilevel"/>
    <w:tmpl w:val="3C5641E8"/>
    <w:lvl w:ilvl="0" w:tplc="04090001">
      <w:start w:val="1"/>
      <w:numFmt w:val="bullet"/>
      <w:lvlText w:val=""/>
      <w:lvlJc w:val="left"/>
      <w:pPr>
        <w:ind w:left="1533" w:hanging="420"/>
      </w:pPr>
      <w:rPr>
        <w:rFonts w:ascii="Wingdings" w:hAnsi="Wingdings" w:hint="default"/>
      </w:rPr>
    </w:lvl>
    <w:lvl w:ilvl="1" w:tplc="04090003" w:tentative="1">
      <w:start w:val="1"/>
      <w:numFmt w:val="bullet"/>
      <w:lvlText w:val=""/>
      <w:lvlJc w:val="left"/>
      <w:pPr>
        <w:ind w:left="1953" w:hanging="420"/>
      </w:pPr>
      <w:rPr>
        <w:rFonts w:ascii="Wingdings" w:hAnsi="Wingdings" w:hint="default"/>
      </w:rPr>
    </w:lvl>
    <w:lvl w:ilvl="2" w:tplc="04090005" w:tentative="1">
      <w:start w:val="1"/>
      <w:numFmt w:val="bullet"/>
      <w:lvlText w:val=""/>
      <w:lvlJc w:val="left"/>
      <w:pPr>
        <w:ind w:left="2373" w:hanging="420"/>
      </w:pPr>
      <w:rPr>
        <w:rFonts w:ascii="Wingdings" w:hAnsi="Wingdings" w:hint="default"/>
      </w:rPr>
    </w:lvl>
    <w:lvl w:ilvl="3" w:tplc="04090001" w:tentative="1">
      <w:start w:val="1"/>
      <w:numFmt w:val="bullet"/>
      <w:lvlText w:val=""/>
      <w:lvlJc w:val="left"/>
      <w:pPr>
        <w:ind w:left="2793" w:hanging="420"/>
      </w:pPr>
      <w:rPr>
        <w:rFonts w:ascii="Wingdings" w:hAnsi="Wingdings" w:hint="default"/>
      </w:rPr>
    </w:lvl>
    <w:lvl w:ilvl="4" w:tplc="04090003" w:tentative="1">
      <w:start w:val="1"/>
      <w:numFmt w:val="bullet"/>
      <w:lvlText w:val=""/>
      <w:lvlJc w:val="left"/>
      <w:pPr>
        <w:ind w:left="3213" w:hanging="420"/>
      </w:pPr>
      <w:rPr>
        <w:rFonts w:ascii="Wingdings" w:hAnsi="Wingdings" w:hint="default"/>
      </w:rPr>
    </w:lvl>
    <w:lvl w:ilvl="5" w:tplc="04090005" w:tentative="1">
      <w:start w:val="1"/>
      <w:numFmt w:val="bullet"/>
      <w:lvlText w:val=""/>
      <w:lvlJc w:val="left"/>
      <w:pPr>
        <w:ind w:left="3633" w:hanging="420"/>
      </w:pPr>
      <w:rPr>
        <w:rFonts w:ascii="Wingdings" w:hAnsi="Wingdings" w:hint="default"/>
      </w:rPr>
    </w:lvl>
    <w:lvl w:ilvl="6" w:tplc="04090001" w:tentative="1">
      <w:start w:val="1"/>
      <w:numFmt w:val="bullet"/>
      <w:lvlText w:val=""/>
      <w:lvlJc w:val="left"/>
      <w:pPr>
        <w:ind w:left="4053" w:hanging="420"/>
      </w:pPr>
      <w:rPr>
        <w:rFonts w:ascii="Wingdings" w:hAnsi="Wingdings" w:hint="default"/>
      </w:rPr>
    </w:lvl>
    <w:lvl w:ilvl="7" w:tplc="04090003" w:tentative="1">
      <w:start w:val="1"/>
      <w:numFmt w:val="bullet"/>
      <w:lvlText w:val=""/>
      <w:lvlJc w:val="left"/>
      <w:pPr>
        <w:ind w:left="4473" w:hanging="420"/>
      </w:pPr>
      <w:rPr>
        <w:rFonts w:ascii="Wingdings" w:hAnsi="Wingdings" w:hint="default"/>
      </w:rPr>
    </w:lvl>
    <w:lvl w:ilvl="8" w:tplc="04090005" w:tentative="1">
      <w:start w:val="1"/>
      <w:numFmt w:val="bullet"/>
      <w:lvlText w:val=""/>
      <w:lvlJc w:val="left"/>
      <w:pPr>
        <w:ind w:left="4893" w:hanging="420"/>
      </w:pPr>
      <w:rPr>
        <w:rFonts w:ascii="Wingdings" w:hAnsi="Wingdings" w:hint="default"/>
      </w:rPr>
    </w:lvl>
  </w:abstractNum>
  <w:abstractNum w:abstractNumId="15" w15:restartNumberingAfterBreak="0">
    <w:nsid w:val="228155B2"/>
    <w:multiLevelType w:val="hybridMultilevel"/>
    <w:tmpl w:val="ADD06F0A"/>
    <w:lvl w:ilvl="0" w:tplc="04090001">
      <w:start w:val="1"/>
      <w:numFmt w:val="bullet"/>
      <w:lvlText w:val=""/>
      <w:lvlJc w:val="left"/>
      <w:pPr>
        <w:ind w:left="987" w:hanging="420"/>
      </w:pPr>
      <w:rPr>
        <w:rFonts w:ascii="Wingdings" w:hAnsi="Wingdings" w:hint="default"/>
      </w:rPr>
    </w:lvl>
    <w:lvl w:ilvl="1" w:tplc="04090003" w:tentative="1">
      <w:start w:val="1"/>
      <w:numFmt w:val="bullet"/>
      <w:lvlText w:val=""/>
      <w:lvlJc w:val="left"/>
      <w:pPr>
        <w:ind w:left="1407" w:hanging="420"/>
      </w:pPr>
      <w:rPr>
        <w:rFonts w:ascii="Wingdings" w:hAnsi="Wingdings" w:hint="default"/>
      </w:rPr>
    </w:lvl>
    <w:lvl w:ilvl="2" w:tplc="04090005"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3" w:tentative="1">
      <w:start w:val="1"/>
      <w:numFmt w:val="bullet"/>
      <w:lvlText w:val=""/>
      <w:lvlJc w:val="left"/>
      <w:pPr>
        <w:ind w:left="2667" w:hanging="420"/>
      </w:pPr>
      <w:rPr>
        <w:rFonts w:ascii="Wingdings" w:hAnsi="Wingdings" w:hint="default"/>
      </w:rPr>
    </w:lvl>
    <w:lvl w:ilvl="5" w:tplc="04090005"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3" w:tentative="1">
      <w:start w:val="1"/>
      <w:numFmt w:val="bullet"/>
      <w:lvlText w:val=""/>
      <w:lvlJc w:val="left"/>
      <w:pPr>
        <w:ind w:left="3927" w:hanging="420"/>
      </w:pPr>
      <w:rPr>
        <w:rFonts w:ascii="Wingdings" w:hAnsi="Wingdings" w:hint="default"/>
      </w:rPr>
    </w:lvl>
    <w:lvl w:ilvl="8" w:tplc="04090005" w:tentative="1">
      <w:start w:val="1"/>
      <w:numFmt w:val="bullet"/>
      <w:lvlText w:val=""/>
      <w:lvlJc w:val="left"/>
      <w:pPr>
        <w:ind w:left="4347" w:hanging="420"/>
      </w:pPr>
      <w:rPr>
        <w:rFonts w:ascii="Wingdings" w:hAnsi="Wingdings" w:hint="default"/>
      </w:rPr>
    </w:lvl>
  </w:abstractNum>
  <w:abstractNum w:abstractNumId="16" w15:restartNumberingAfterBreak="0">
    <w:nsid w:val="27727B63"/>
    <w:multiLevelType w:val="hybridMultilevel"/>
    <w:tmpl w:val="868662D0"/>
    <w:lvl w:ilvl="0" w:tplc="C482554A">
      <w:start w:val="1"/>
      <w:numFmt w:val="bullet"/>
      <w:pStyle w:val="NotesTextListinTable"/>
      <w:lvlText w:val=""/>
      <w:lvlJc w:val="left"/>
      <w:pPr>
        <w:tabs>
          <w:tab w:val="num" w:pos="340"/>
        </w:tabs>
        <w:ind w:left="340" w:hanging="170"/>
      </w:pPr>
      <w:rPr>
        <w:rFonts w:ascii="Wingdings" w:hAnsi="Wingdings" w:hint="default"/>
        <w:color w:val="auto"/>
        <w:spacing w:val="0"/>
        <w:w w:val="100"/>
        <w:position w:val="1"/>
        <w:sz w:val="13"/>
        <w:szCs w:val="13"/>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7" w15:restartNumberingAfterBreak="0">
    <w:nsid w:val="27785818"/>
    <w:multiLevelType w:val="hybridMultilevel"/>
    <w:tmpl w:val="ADA4F96C"/>
    <w:lvl w:ilvl="0" w:tplc="0409000F">
      <w:start w:val="1"/>
      <w:numFmt w:val="decimal"/>
      <w:lvlText w:val="%1."/>
      <w:lvlJc w:val="left"/>
      <w:pPr>
        <w:ind w:left="1962" w:hanging="420"/>
      </w:pPr>
    </w:lvl>
    <w:lvl w:ilvl="1" w:tplc="04090019" w:tentative="1">
      <w:start w:val="1"/>
      <w:numFmt w:val="lowerLetter"/>
      <w:lvlText w:val="%2)"/>
      <w:lvlJc w:val="left"/>
      <w:pPr>
        <w:ind w:left="2382" w:hanging="420"/>
      </w:pPr>
    </w:lvl>
    <w:lvl w:ilvl="2" w:tplc="0409001B" w:tentative="1">
      <w:start w:val="1"/>
      <w:numFmt w:val="lowerRoman"/>
      <w:lvlText w:val="%3."/>
      <w:lvlJc w:val="right"/>
      <w:pPr>
        <w:ind w:left="2802" w:hanging="420"/>
      </w:pPr>
    </w:lvl>
    <w:lvl w:ilvl="3" w:tplc="0409000F" w:tentative="1">
      <w:start w:val="1"/>
      <w:numFmt w:val="decimal"/>
      <w:lvlText w:val="%4."/>
      <w:lvlJc w:val="left"/>
      <w:pPr>
        <w:ind w:left="3222" w:hanging="420"/>
      </w:pPr>
    </w:lvl>
    <w:lvl w:ilvl="4" w:tplc="04090019" w:tentative="1">
      <w:start w:val="1"/>
      <w:numFmt w:val="lowerLetter"/>
      <w:lvlText w:val="%5)"/>
      <w:lvlJc w:val="left"/>
      <w:pPr>
        <w:ind w:left="3642" w:hanging="420"/>
      </w:pPr>
    </w:lvl>
    <w:lvl w:ilvl="5" w:tplc="0409001B" w:tentative="1">
      <w:start w:val="1"/>
      <w:numFmt w:val="lowerRoman"/>
      <w:lvlText w:val="%6."/>
      <w:lvlJc w:val="right"/>
      <w:pPr>
        <w:ind w:left="4062" w:hanging="420"/>
      </w:pPr>
    </w:lvl>
    <w:lvl w:ilvl="6" w:tplc="0409000F" w:tentative="1">
      <w:start w:val="1"/>
      <w:numFmt w:val="decimal"/>
      <w:lvlText w:val="%7."/>
      <w:lvlJc w:val="left"/>
      <w:pPr>
        <w:ind w:left="4482" w:hanging="420"/>
      </w:pPr>
    </w:lvl>
    <w:lvl w:ilvl="7" w:tplc="04090019" w:tentative="1">
      <w:start w:val="1"/>
      <w:numFmt w:val="lowerLetter"/>
      <w:lvlText w:val="%8)"/>
      <w:lvlJc w:val="left"/>
      <w:pPr>
        <w:ind w:left="4902" w:hanging="420"/>
      </w:pPr>
    </w:lvl>
    <w:lvl w:ilvl="8" w:tplc="0409001B" w:tentative="1">
      <w:start w:val="1"/>
      <w:numFmt w:val="lowerRoman"/>
      <w:lvlText w:val="%9."/>
      <w:lvlJc w:val="right"/>
      <w:pPr>
        <w:ind w:left="5322" w:hanging="420"/>
      </w:pPr>
    </w:lvl>
  </w:abstractNum>
  <w:abstractNum w:abstractNumId="18" w15:restartNumberingAfterBreak="0">
    <w:nsid w:val="2C951E2A"/>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9" w15:restartNumberingAfterBreak="0">
    <w:nsid w:val="33421C37"/>
    <w:multiLevelType w:val="hybridMultilevel"/>
    <w:tmpl w:val="3D461A7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5DF639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1" w15:restartNumberingAfterBreak="0">
    <w:nsid w:val="36510B72"/>
    <w:multiLevelType w:val="hybridMultilevel"/>
    <w:tmpl w:val="826E2B1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2A046D5"/>
    <w:multiLevelType w:val="multilevel"/>
    <w:tmpl w:val="04090023"/>
    <w:styleLink w:val="a1"/>
    <w:lvl w:ilvl="0">
      <w:start w:val="1"/>
      <w:numFmt w:val="upperRoman"/>
      <w:lvlText w:val="第 %1 条"/>
      <w:lvlJc w:val="left"/>
      <w:pPr>
        <w:tabs>
          <w:tab w:val="num" w:pos="1800"/>
        </w:tabs>
        <w:ind w:left="0" w:firstLine="0"/>
      </w:pPr>
    </w:lvl>
    <w:lvl w:ilvl="1">
      <w:start w:val="1"/>
      <w:numFmt w:val="decimalZero"/>
      <w:isLgl/>
      <w:lvlText w:val="节 %1.%2"/>
      <w:lvlJc w:val="left"/>
      <w:pPr>
        <w:tabs>
          <w:tab w:val="num" w:pos="1440"/>
        </w:tabs>
        <w:ind w:left="0" w:firstLine="0"/>
      </w:pPr>
    </w:lvl>
    <w:lvl w:ilvl="2">
      <w:start w:val="1"/>
      <w:numFmt w:val="lowerLetter"/>
      <w:lvlText w:val="(%3)"/>
      <w:lvlJc w:val="left"/>
      <w:pPr>
        <w:tabs>
          <w:tab w:val="num" w:pos="1008"/>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3" w15:restartNumberingAfterBreak="0">
    <w:nsid w:val="42CF4755"/>
    <w:multiLevelType w:val="hybridMultilevel"/>
    <w:tmpl w:val="1A940A0E"/>
    <w:lvl w:ilvl="0" w:tplc="0602B598">
      <w:start w:val="1"/>
      <w:numFmt w:val="bullet"/>
      <w:lvlText w:val=""/>
      <w:lvlJc w:val="left"/>
      <w:pPr>
        <w:tabs>
          <w:tab w:val="num" w:pos="2126"/>
        </w:tabs>
        <w:ind w:left="2126" w:hanging="425"/>
      </w:pPr>
      <w:rPr>
        <w:rFonts w:ascii="Wingdings" w:hAnsi="Wingdings" w:cs="Wingdings" w:hint="default"/>
        <w:b w:val="0"/>
        <w:bCs w:val="0"/>
        <w:i w:val="0"/>
        <w:iCs w:val="0"/>
        <w:caps w:val="0"/>
        <w:strike w:val="0"/>
        <w:dstrike w:val="0"/>
        <w:outline w:val="0"/>
        <w:shadow w:val="0"/>
        <w:emboss w:val="0"/>
        <w:imprint w:val="0"/>
        <w:vanish w:val="0"/>
        <w:spacing w:val="0"/>
        <w:w w:val="100"/>
        <w:position w:val="2"/>
        <w:sz w:val="16"/>
        <w:szCs w:val="16"/>
        <w:vertAlign w:val="baseline"/>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4" w15:restartNumberingAfterBreak="0">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2"/>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3"/>
      <w:suff w:val="space"/>
      <w:lvlText w:val="表%9"/>
      <w:lvlJc w:val="center"/>
      <w:pPr>
        <w:ind w:left="0" w:firstLine="0"/>
      </w:pPr>
      <w:rPr>
        <w:rFonts w:ascii="Arial" w:eastAsia="黑体" w:hAnsi="Arial" w:hint="default"/>
        <w:b w:val="0"/>
        <w:i w:val="0"/>
        <w:sz w:val="18"/>
        <w:szCs w:val="18"/>
      </w:rPr>
    </w:lvl>
  </w:abstractNum>
  <w:abstractNum w:abstractNumId="25" w15:restartNumberingAfterBreak="0">
    <w:nsid w:val="463C3DB5"/>
    <w:multiLevelType w:val="hybridMultilevel"/>
    <w:tmpl w:val="59BA9CB6"/>
    <w:lvl w:ilvl="0" w:tplc="0602B598">
      <w:start w:val="1"/>
      <w:numFmt w:val="decimal"/>
      <w:pStyle w:val="ItemStepinTable"/>
      <w:lvlText w:val="%1."/>
      <w:lvlJc w:val="left"/>
      <w:pPr>
        <w:tabs>
          <w:tab w:val="num" w:pos="284"/>
        </w:tabs>
        <w:ind w:left="284" w:hanging="284"/>
      </w:pPr>
      <w:rPr>
        <w:rFonts w:hint="eastAsia"/>
      </w:rPr>
    </w:lvl>
    <w:lvl w:ilvl="1" w:tplc="04090003" w:tentative="1">
      <w:start w:val="1"/>
      <w:numFmt w:val="lowerLetter"/>
      <w:lvlText w:val="%2)"/>
      <w:lvlJc w:val="left"/>
      <w:pPr>
        <w:tabs>
          <w:tab w:val="num" w:pos="840"/>
        </w:tabs>
        <w:ind w:left="840" w:hanging="420"/>
      </w:pPr>
    </w:lvl>
    <w:lvl w:ilvl="2" w:tplc="04090005" w:tentative="1">
      <w:start w:val="1"/>
      <w:numFmt w:val="lowerRoman"/>
      <w:lvlText w:val="%3."/>
      <w:lvlJc w:val="right"/>
      <w:pPr>
        <w:tabs>
          <w:tab w:val="num" w:pos="1260"/>
        </w:tabs>
        <w:ind w:left="1260" w:hanging="420"/>
      </w:pPr>
    </w:lvl>
    <w:lvl w:ilvl="3" w:tplc="04090001" w:tentative="1">
      <w:start w:val="1"/>
      <w:numFmt w:val="decimal"/>
      <w:lvlText w:val="%4."/>
      <w:lvlJc w:val="left"/>
      <w:pPr>
        <w:tabs>
          <w:tab w:val="num" w:pos="1680"/>
        </w:tabs>
        <w:ind w:left="1680" w:hanging="420"/>
      </w:pPr>
    </w:lvl>
    <w:lvl w:ilvl="4" w:tplc="04090003" w:tentative="1">
      <w:start w:val="1"/>
      <w:numFmt w:val="lowerLetter"/>
      <w:lvlText w:val="%5)"/>
      <w:lvlJc w:val="left"/>
      <w:pPr>
        <w:tabs>
          <w:tab w:val="num" w:pos="2100"/>
        </w:tabs>
        <w:ind w:left="2100" w:hanging="420"/>
      </w:pPr>
    </w:lvl>
    <w:lvl w:ilvl="5" w:tplc="04090005" w:tentative="1">
      <w:start w:val="1"/>
      <w:numFmt w:val="lowerRoman"/>
      <w:lvlText w:val="%6."/>
      <w:lvlJc w:val="right"/>
      <w:pPr>
        <w:tabs>
          <w:tab w:val="num" w:pos="2520"/>
        </w:tabs>
        <w:ind w:left="2520" w:hanging="420"/>
      </w:pPr>
    </w:lvl>
    <w:lvl w:ilvl="6" w:tplc="04090001" w:tentative="1">
      <w:start w:val="1"/>
      <w:numFmt w:val="decimal"/>
      <w:lvlText w:val="%7."/>
      <w:lvlJc w:val="left"/>
      <w:pPr>
        <w:tabs>
          <w:tab w:val="num" w:pos="2940"/>
        </w:tabs>
        <w:ind w:left="2940" w:hanging="420"/>
      </w:pPr>
    </w:lvl>
    <w:lvl w:ilvl="7" w:tplc="04090003" w:tentative="1">
      <w:start w:val="1"/>
      <w:numFmt w:val="lowerLetter"/>
      <w:lvlText w:val="%8)"/>
      <w:lvlJc w:val="left"/>
      <w:pPr>
        <w:tabs>
          <w:tab w:val="num" w:pos="3360"/>
        </w:tabs>
        <w:ind w:left="3360" w:hanging="420"/>
      </w:pPr>
    </w:lvl>
    <w:lvl w:ilvl="8" w:tplc="04090005" w:tentative="1">
      <w:start w:val="1"/>
      <w:numFmt w:val="lowerRoman"/>
      <w:lvlText w:val="%9."/>
      <w:lvlJc w:val="right"/>
      <w:pPr>
        <w:tabs>
          <w:tab w:val="num" w:pos="3780"/>
        </w:tabs>
        <w:ind w:left="3780" w:hanging="420"/>
      </w:pPr>
    </w:lvl>
  </w:abstractNum>
  <w:abstractNum w:abstractNumId="26" w15:restartNumberingAfterBreak="0">
    <w:nsid w:val="4C273BC7"/>
    <w:multiLevelType w:val="hybridMultilevel"/>
    <w:tmpl w:val="07140C1E"/>
    <w:lvl w:ilvl="0" w:tplc="00A89890">
      <w:start w:val="1"/>
      <w:numFmt w:val="chineseCountingThousand"/>
      <w:lvlText w:val="第%1章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DDA66D1"/>
    <w:multiLevelType w:val="multilevel"/>
    <w:tmpl w:val="C1403B94"/>
    <w:lvl w:ilvl="0">
      <w:start w:val="1"/>
      <w:numFmt w:val="upperLetter"/>
      <w:pStyle w:val="Appendixheading1"/>
      <w:suff w:val="nothing"/>
      <w:lvlText w:val="%1 "/>
      <w:lvlJc w:val="left"/>
      <w:pPr>
        <w:ind w:left="0" w:firstLine="0"/>
      </w:pPr>
      <w:rPr>
        <w:rFonts w:ascii="Book Antiqua" w:eastAsia="黑体" w:hAnsi="Book Antiqua" w:cs="Book Antiqua" w:hint="default"/>
        <w:b/>
        <w:bCs/>
        <w:i w:val="0"/>
        <w:iCs w:val="0"/>
        <w:caps w:val="0"/>
        <w:strike w:val="0"/>
        <w:dstrike w:val="0"/>
        <w:outline w:val="0"/>
        <w:shadow w:val="0"/>
        <w:emboss w:val="0"/>
        <w:imprint w:val="0"/>
        <w:vanish w:val="0"/>
        <w:color w:val="000000"/>
        <w:sz w:val="144"/>
        <w:szCs w:val="144"/>
        <w:vertAlign w:val="baseline"/>
      </w:rPr>
    </w:lvl>
    <w:lvl w:ilvl="1">
      <w:start w:val="1"/>
      <w:numFmt w:val="decimal"/>
      <w:pStyle w:val="Appendixheading2"/>
      <w:suff w:val="nothing"/>
      <w:lvlText w:val="%1.%2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spacing w:val="0"/>
        <w:kern w:val="0"/>
        <w:sz w:val="36"/>
        <w:szCs w:val="36"/>
        <w:vertAlign w:val="baseline"/>
      </w:rPr>
    </w:lvl>
    <w:lvl w:ilvl="2">
      <w:start w:val="1"/>
      <w:numFmt w:val="decimal"/>
      <w:pStyle w:val="Appendixheading3"/>
      <w:suff w:val="nothing"/>
      <w:lvlText w:val="%1.%2.%3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kern w:val="0"/>
        <w:sz w:val="32"/>
        <w:szCs w:val="32"/>
        <w:vertAlign w:val="baseline"/>
      </w:rPr>
    </w:lvl>
    <w:lvl w:ilvl="3">
      <w:start w:val="1"/>
      <w:numFmt w:val="decimal"/>
      <w:pStyle w:val="Appendixheading4"/>
      <w:suff w:val="nothing"/>
      <w:lvlText w:val="%1.%2.%3.%4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kern w:val="0"/>
        <w:sz w:val="28"/>
        <w:szCs w:val="28"/>
        <w:vertAlign w:val="baseline"/>
      </w:rPr>
    </w:lvl>
    <w:lvl w:ilvl="4">
      <w:start w:val="1"/>
      <w:numFmt w:val="decimal"/>
      <w:pStyle w:val="Appendixheading5"/>
      <w:suff w:val="nothing"/>
      <w:lvlText w:val="%1.%2.%3.%4.%5 "/>
      <w:lvlJc w:val="left"/>
      <w:pPr>
        <w:ind w:left="0" w:firstLine="0"/>
      </w:pPr>
      <w:rPr>
        <w:rFonts w:ascii="Book Antiqua" w:eastAsia="黑体" w:hAnsi="Book Antiqua" w:cs="Book Antiqua" w:hint="default"/>
        <w:b w:val="0"/>
        <w:bCs/>
        <w:i w:val="0"/>
        <w:iCs w:val="0"/>
        <w:caps w:val="0"/>
        <w:strike w:val="0"/>
        <w:dstrike w:val="0"/>
        <w:outline w:val="0"/>
        <w:shadow w:val="0"/>
        <w:emboss w:val="0"/>
        <w:imprint w:val="0"/>
        <w:snapToGrid w:val="0"/>
        <w:vanish w:val="0"/>
        <w:kern w:val="0"/>
        <w:sz w:val="24"/>
        <w:szCs w:val="24"/>
        <w:vertAlign w:val="baseline"/>
      </w:rPr>
    </w:lvl>
    <w:lvl w:ilvl="5">
      <w:start w:val="1"/>
      <w:numFmt w:val="decimal"/>
      <w:lvlText w:val="步骤 %6"/>
      <w:lvlJc w:val="right"/>
      <w:pPr>
        <w:tabs>
          <w:tab w:val="num" w:pos="1701"/>
        </w:tabs>
        <w:ind w:left="1701" w:hanging="159"/>
      </w:pPr>
      <w:rPr>
        <w:rFonts w:ascii="Book Antiqua" w:eastAsia="黑体" w:hAnsi="Book Antiqua" w:cs="Times New Roman" w:hint="default"/>
        <w:b w:val="0"/>
        <w:bCs/>
        <w:i w:val="0"/>
        <w:iCs w:val="0"/>
        <w:sz w:val="21"/>
        <w:szCs w:val="21"/>
        <w:u w:val="none"/>
      </w:rPr>
    </w:lvl>
    <w:lvl w:ilvl="6">
      <w:start w:val="1"/>
      <w:numFmt w:val="decimal"/>
      <w:lvlText w:val="%7."/>
      <w:lvlJc w:val="left"/>
      <w:pPr>
        <w:tabs>
          <w:tab w:val="num"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图%1-%8"/>
      <w:lvlJc w:val="left"/>
      <w:pPr>
        <w:ind w:left="1701" w:firstLine="0"/>
      </w:pPr>
      <w:rPr>
        <w:rFonts w:ascii="Times New Roman" w:eastAsia="黑体" w:hAnsi="Times New Roman" w:cs="Book Antiqua" w:hint="default"/>
        <w:b w:val="0"/>
        <w:bCs/>
        <w:i w:val="0"/>
        <w:iCs w:val="0"/>
        <w:sz w:val="21"/>
        <w:szCs w:val="21"/>
        <w:u w:val="none"/>
      </w:rPr>
    </w:lvl>
    <w:lvl w:ilvl="8">
      <w:start w:val="1"/>
      <w:numFmt w:val="decimal"/>
      <w:lvlRestart w:val="1"/>
      <w:pStyle w:val="TableDescriptioninAppendix"/>
      <w:suff w:val="space"/>
      <w:lvlText w:val="表%1-%9"/>
      <w:lvlJc w:val="left"/>
      <w:pPr>
        <w:ind w:left="1701" w:firstLine="0"/>
      </w:pPr>
      <w:rPr>
        <w:rFonts w:ascii="Times New Roman" w:eastAsia="黑体" w:hAnsi="Times New Roman" w:cs="Book Antiqua" w:hint="default"/>
        <w:b w:val="0"/>
        <w:bCs/>
        <w:i w:val="0"/>
        <w:iCs w:val="0"/>
        <w:strike w:val="0"/>
        <w:dstrike w:val="0"/>
        <w:outline w:val="0"/>
        <w:shadow w:val="0"/>
        <w:emboss w:val="0"/>
        <w:imprint w:val="0"/>
        <w:color w:val="auto"/>
        <w:sz w:val="21"/>
        <w:szCs w:val="21"/>
        <w:vertAlign w:val="baseline"/>
      </w:rPr>
    </w:lvl>
  </w:abstractNum>
  <w:abstractNum w:abstractNumId="28" w15:restartNumberingAfterBreak="0">
    <w:nsid w:val="4FCD33DB"/>
    <w:multiLevelType w:val="hybridMultilevel"/>
    <w:tmpl w:val="80688A0E"/>
    <w:lvl w:ilvl="0" w:tplc="E5B6FB86">
      <w:start w:val="1"/>
      <w:numFmt w:val="decimal"/>
      <w:lvlText w:val="%1."/>
      <w:lvlJc w:val="left"/>
      <w:pPr>
        <w:ind w:left="360" w:hanging="360"/>
      </w:pPr>
      <w:rPr>
        <w:rFonts w:hint="default"/>
        <w:b/>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6C04D8F"/>
    <w:multiLevelType w:val="hybridMultilevel"/>
    <w:tmpl w:val="6A8AD108"/>
    <w:lvl w:ilvl="0" w:tplc="711CD91C">
      <w:start w:val="1"/>
      <w:numFmt w:val="bullet"/>
      <w:pStyle w:val="ItemListinTable"/>
      <w:lvlText w:val=""/>
      <w:lvlJc w:val="left"/>
      <w:pPr>
        <w:ind w:left="420" w:hanging="420"/>
      </w:pPr>
      <w:rPr>
        <w:rFonts w:ascii="Wingdings" w:hAnsi="Wingdings" w:hint="default"/>
        <w:b w:val="0"/>
        <w:i w:val="0"/>
        <w:spacing w:val="0"/>
        <w:w w:val="100"/>
        <w:position w:val="3"/>
        <w:sz w:val="13"/>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57B7585C"/>
    <w:multiLevelType w:val="hybridMultilevel"/>
    <w:tmpl w:val="8DB858C0"/>
    <w:lvl w:ilvl="0" w:tplc="A3322068">
      <w:start w:val="1"/>
      <w:numFmt w:val="decimal"/>
      <w:lvlText w:val="%1）"/>
      <w:lvlJc w:val="left"/>
      <w:pPr>
        <w:ind w:left="927" w:hanging="36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31" w15:restartNumberingAfterBreak="0">
    <w:nsid w:val="586B4046"/>
    <w:multiLevelType w:val="hybridMultilevel"/>
    <w:tmpl w:val="938CD7A4"/>
    <w:lvl w:ilvl="0" w:tplc="7DA6B9FC">
      <w:start w:val="1"/>
      <w:numFmt w:val="decimal"/>
      <w:lvlText w:val="%1．"/>
      <w:lvlJc w:val="left"/>
      <w:pPr>
        <w:ind w:left="927" w:hanging="36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32" w15:restartNumberingAfterBreak="0">
    <w:nsid w:val="667437AC"/>
    <w:multiLevelType w:val="hybridMultilevel"/>
    <w:tmpl w:val="6E74E2D6"/>
    <w:lvl w:ilvl="0" w:tplc="FFFFFFFF">
      <w:start w:val="1"/>
      <w:numFmt w:val="bullet"/>
      <w:pStyle w:val="NotesTextList"/>
      <w:lvlText w:val=""/>
      <w:lvlJc w:val="left"/>
      <w:pPr>
        <w:tabs>
          <w:tab w:val="num" w:pos="2359"/>
        </w:tabs>
        <w:ind w:left="2359" w:hanging="284"/>
      </w:pPr>
      <w:rPr>
        <w:rFonts w:ascii="Wingdings" w:hAnsi="Wingdings" w:cs="Wingdings" w:hint="default"/>
        <w:position w:val="1"/>
        <w:sz w:val="13"/>
        <w:szCs w:val="13"/>
        <w:effect w:val="none"/>
      </w:rPr>
    </w:lvl>
    <w:lvl w:ilvl="1" w:tplc="FFFFFFFF" w:tentative="1">
      <w:start w:val="1"/>
      <w:numFmt w:val="bullet"/>
      <w:lvlText w:val=""/>
      <w:lvlJc w:val="left"/>
      <w:pPr>
        <w:tabs>
          <w:tab w:val="num" w:pos="840"/>
        </w:tabs>
        <w:ind w:left="840" w:hanging="420"/>
      </w:pPr>
      <w:rPr>
        <w:rFonts w:ascii="Wingdings" w:hAnsi="Wingdings" w:hint="default"/>
      </w:rPr>
    </w:lvl>
    <w:lvl w:ilvl="2" w:tplc="FFFFFFFF" w:tentative="1">
      <w:start w:val="1"/>
      <w:numFmt w:val="bullet"/>
      <w:lvlText w:val=""/>
      <w:lvlJc w:val="left"/>
      <w:pPr>
        <w:tabs>
          <w:tab w:val="num" w:pos="1260"/>
        </w:tabs>
        <w:ind w:left="1260" w:hanging="420"/>
      </w:pPr>
      <w:rPr>
        <w:rFonts w:ascii="Wingdings" w:hAnsi="Wingdings" w:hint="default"/>
      </w:rPr>
    </w:lvl>
    <w:lvl w:ilvl="3" w:tplc="FFFFFFFF" w:tentative="1">
      <w:start w:val="1"/>
      <w:numFmt w:val="bullet"/>
      <w:lvlText w:val=""/>
      <w:lvlJc w:val="left"/>
      <w:pPr>
        <w:tabs>
          <w:tab w:val="num" w:pos="1680"/>
        </w:tabs>
        <w:ind w:left="1680" w:hanging="420"/>
      </w:pPr>
      <w:rPr>
        <w:rFonts w:ascii="Wingdings" w:hAnsi="Wingdings" w:hint="default"/>
      </w:rPr>
    </w:lvl>
    <w:lvl w:ilvl="4" w:tplc="FFFFFFFF" w:tentative="1">
      <w:start w:val="1"/>
      <w:numFmt w:val="bullet"/>
      <w:lvlText w:val=""/>
      <w:lvlJc w:val="left"/>
      <w:pPr>
        <w:tabs>
          <w:tab w:val="num" w:pos="2100"/>
        </w:tabs>
        <w:ind w:left="2100" w:hanging="420"/>
      </w:pPr>
      <w:rPr>
        <w:rFonts w:ascii="Wingdings" w:hAnsi="Wingdings" w:hint="default"/>
      </w:rPr>
    </w:lvl>
    <w:lvl w:ilvl="5" w:tplc="FFFFFFFF" w:tentative="1">
      <w:start w:val="1"/>
      <w:numFmt w:val="bullet"/>
      <w:lvlText w:val=""/>
      <w:lvlJc w:val="left"/>
      <w:pPr>
        <w:tabs>
          <w:tab w:val="num" w:pos="2520"/>
        </w:tabs>
        <w:ind w:left="2520" w:hanging="420"/>
      </w:pPr>
      <w:rPr>
        <w:rFonts w:ascii="Wingdings" w:hAnsi="Wingdings" w:hint="default"/>
      </w:rPr>
    </w:lvl>
    <w:lvl w:ilvl="6" w:tplc="FFFFFFFF" w:tentative="1">
      <w:start w:val="1"/>
      <w:numFmt w:val="bullet"/>
      <w:lvlText w:val=""/>
      <w:lvlJc w:val="left"/>
      <w:pPr>
        <w:tabs>
          <w:tab w:val="num" w:pos="2940"/>
        </w:tabs>
        <w:ind w:left="2940" w:hanging="420"/>
      </w:pPr>
      <w:rPr>
        <w:rFonts w:ascii="Wingdings" w:hAnsi="Wingdings" w:hint="default"/>
      </w:rPr>
    </w:lvl>
    <w:lvl w:ilvl="7" w:tplc="FFFFFFFF" w:tentative="1">
      <w:start w:val="1"/>
      <w:numFmt w:val="bullet"/>
      <w:lvlText w:val=""/>
      <w:lvlJc w:val="left"/>
      <w:pPr>
        <w:tabs>
          <w:tab w:val="num" w:pos="3360"/>
        </w:tabs>
        <w:ind w:left="3360" w:hanging="420"/>
      </w:pPr>
      <w:rPr>
        <w:rFonts w:ascii="Wingdings" w:hAnsi="Wingdings" w:hint="default"/>
      </w:rPr>
    </w:lvl>
    <w:lvl w:ilvl="8" w:tplc="FFFFFFFF" w:tentative="1">
      <w:start w:val="1"/>
      <w:numFmt w:val="bullet"/>
      <w:lvlText w:val=""/>
      <w:lvlJc w:val="left"/>
      <w:pPr>
        <w:tabs>
          <w:tab w:val="num" w:pos="3780"/>
        </w:tabs>
        <w:ind w:left="3780" w:hanging="420"/>
      </w:pPr>
      <w:rPr>
        <w:rFonts w:ascii="Wingdings" w:hAnsi="Wingdings" w:hint="default"/>
      </w:rPr>
    </w:lvl>
  </w:abstractNum>
  <w:abstractNum w:abstractNumId="33" w15:restartNumberingAfterBreak="0">
    <w:nsid w:val="6C066CFC"/>
    <w:multiLevelType w:val="multilevel"/>
    <w:tmpl w:val="0409001D"/>
    <w:styleLink w:val="1111110"/>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34" w15:restartNumberingAfterBreak="0">
    <w:nsid w:val="6F84614B"/>
    <w:multiLevelType w:val="hybridMultilevel"/>
    <w:tmpl w:val="B004165E"/>
    <w:lvl w:ilvl="0" w:tplc="04090001">
      <w:start w:val="1"/>
      <w:numFmt w:val="bullet"/>
      <w:lvlText w:val=""/>
      <w:lvlJc w:val="left"/>
      <w:pPr>
        <w:ind w:left="987" w:hanging="420"/>
      </w:pPr>
      <w:rPr>
        <w:rFonts w:ascii="Wingdings" w:hAnsi="Wingdings" w:hint="default"/>
      </w:rPr>
    </w:lvl>
    <w:lvl w:ilvl="1" w:tplc="04090003" w:tentative="1">
      <w:start w:val="1"/>
      <w:numFmt w:val="bullet"/>
      <w:lvlText w:val=""/>
      <w:lvlJc w:val="left"/>
      <w:pPr>
        <w:ind w:left="1407" w:hanging="420"/>
      </w:pPr>
      <w:rPr>
        <w:rFonts w:ascii="Wingdings" w:hAnsi="Wingdings" w:hint="default"/>
      </w:rPr>
    </w:lvl>
    <w:lvl w:ilvl="2" w:tplc="04090005" w:tentative="1">
      <w:start w:val="1"/>
      <w:numFmt w:val="bullet"/>
      <w:lvlText w:val=""/>
      <w:lvlJc w:val="left"/>
      <w:pPr>
        <w:ind w:left="1827" w:hanging="420"/>
      </w:pPr>
      <w:rPr>
        <w:rFonts w:ascii="Wingdings" w:hAnsi="Wingdings" w:hint="default"/>
      </w:rPr>
    </w:lvl>
    <w:lvl w:ilvl="3" w:tplc="04090001" w:tentative="1">
      <w:start w:val="1"/>
      <w:numFmt w:val="bullet"/>
      <w:lvlText w:val=""/>
      <w:lvlJc w:val="left"/>
      <w:pPr>
        <w:ind w:left="2247" w:hanging="420"/>
      </w:pPr>
      <w:rPr>
        <w:rFonts w:ascii="Wingdings" w:hAnsi="Wingdings" w:hint="default"/>
      </w:rPr>
    </w:lvl>
    <w:lvl w:ilvl="4" w:tplc="04090003" w:tentative="1">
      <w:start w:val="1"/>
      <w:numFmt w:val="bullet"/>
      <w:lvlText w:val=""/>
      <w:lvlJc w:val="left"/>
      <w:pPr>
        <w:ind w:left="2667" w:hanging="420"/>
      </w:pPr>
      <w:rPr>
        <w:rFonts w:ascii="Wingdings" w:hAnsi="Wingdings" w:hint="default"/>
      </w:rPr>
    </w:lvl>
    <w:lvl w:ilvl="5" w:tplc="04090005" w:tentative="1">
      <w:start w:val="1"/>
      <w:numFmt w:val="bullet"/>
      <w:lvlText w:val=""/>
      <w:lvlJc w:val="left"/>
      <w:pPr>
        <w:ind w:left="3087" w:hanging="420"/>
      </w:pPr>
      <w:rPr>
        <w:rFonts w:ascii="Wingdings" w:hAnsi="Wingdings" w:hint="default"/>
      </w:rPr>
    </w:lvl>
    <w:lvl w:ilvl="6" w:tplc="04090001" w:tentative="1">
      <w:start w:val="1"/>
      <w:numFmt w:val="bullet"/>
      <w:lvlText w:val=""/>
      <w:lvlJc w:val="left"/>
      <w:pPr>
        <w:ind w:left="3507" w:hanging="420"/>
      </w:pPr>
      <w:rPr>
        <w:rFonts w:ascii="Wingdings" w:hAnsi="Wingdings" w:hint="default"/>
      </w:rPr>
    </w:lvl>
    <w:lvl w:ilvl="7" w:tplc="04090003" w:tentative="1">
      <w:start w:val="1"/>
      <w:numFmt w:val="bullet"/>
      <w:lvlText w:val=""/>
      <w:lvlJc w:val="left"/>
      <w:pPr>
        <w:ind w:left="3927" w:hanging="420"/>
      </w:pPr>
      <w:rPr>
        <w:rFonts w:ascii="Wingdings" w:hAnsi="Wingdings" w:hint="default"/>
      </w:rPr>
    </w:lvl>
    <w:lvl w:ilvl="8" w:tplc="04090005" w:tentative="1">
      <w:start w:val="1"/>
      <w:numFmt w:val="bullet"/>
      <w:lvlText w:val=""/>
      <w:lvlJc w:val="left"/>
      <w:pPr>
        <w:ind w:left="4347" w:hanging="420"/>
      </w:pPr>
      <w:rPr>
        <w:rFonts w:ascii="Wingdings" w:hAnsi="Wingdings" w:hint="default"/>
      </w:rPr>
    </w:lvl>
  </w:abstractNum>
  <w:abstractNum w:abstractNumId="35" w15:restartNumberingAfterBreak="0">
    <w:nsid w:val="736F4885"/>
    <w:multiLevelType w:val="hybridMultilevel"/>
    <w:tmpl w:val="23B2CB1A"/>
    <w:lvl w:ilvl="0" w:tplc="0409000F">
      <w:start w:val="1"/>
      <w:numFmt w:val="decimal"/>
      <w:lvlText w:val="%1."/>
      <w:lvlJc w:val="left"/>
      <w:pPr>
        <w:ind w:left="1962" w:hanging="420"/>
      </w:pPr>
    </w:lvl>
    <w:lvl w:ilvl="1" w:tplc="04090019" w:tentative="1">
      <w:start w:val="1"/>
      <w:numFmt w:val="lowerLetter"/>
      <w:lvlText w:val="%2)"/>
      <w:lvlJc w:val="left"/>
      <w:pPr>
        <w:ind w:left="2382" w:hanging="420"/>
      </w:pPr>
    </w:lvl>
    <w:lvl w:ilvl="2" w:tplc="0409001B" w:tentative="1">
      <w:start w:val="1"/>
      <w:numFmt w:val="lowerRoman"/>
      <w:lvlText w:val="%3."/>
      <w:lvlJc w:val="right"/>
      <w:pPr>
        <w:ind w:left="2802" w:hanging="420"/>
      </w:pPr>
    </w:lvl>
    <w:lvl w:ilvl="3" w:tplc="0409000F" w:tentative="1">
      <w:start w:val="1"/>
      <w:numFmt w:val="decimal"/>
      <w:lvlText w:val="%4."/>
      <w:lvlJc w:val="left"/>
      <w:pPr>
        <w:ind w:left="3222" w:hanging="420"/>
      </w:pPr>
    </w:lvl>
    <w:lvl w:ilvl="4" w:tplc="04090019" w:tentative="1">
      <w:start w:val="1"/>
      <w:numFmt w:val="lowerLetter"/>
      <w:lvlText w:val="%5)"/>
      <w:lvlJc w:val="left"/>
      <w:pPr>
        <w:ind w:left="3642" w:hanging="420"/>
      </w:pPr>
    </w:lvl>
    <w:lvl w:ilvl="5" w:tplc="0409001B" w:tentative="1">
      <w:start w:val="1"/>
      <w:numFmt w:val="lowerRoman"/>
      <w:lvlText w:val="%6."/>
      <w:lvlJc w:val="right"/>
      <w:pPr>
        <w:ind w:left="4062" w:hanging="420"/>
      </w:pPr>
    </w:lvl>
    <w:lvl w:ilvl="6" w:tplc="0409000F" w:tentative="1">
      <w:start w:val="1"/>
      <w:numFmt w:val="decimal"/>
      <w:lvlText w:val="%7."/>
      <w:lvlJc w:val="left"/>
      <w:pPr>
        <w:ind w:left="4482" w:hanging="420"/>
      </w:pPr>
    </w:lvl>
    <w:lvl w:ilvl="7" w:tplc="04090019" w:tentative="1">
      <w:start w:val="1"/>
      <w:numFmt w:val="lowerLetter"/>
      <w:lvlText w:val="%8)"/>
      <w:lvlJc w:val="left"/>
      <w:pPr>
        <w:ind w:left="4902" w:hanging="420"/>
      </w:pPr>
    </w:lvl>
    <w:lvl w:ilvl="8" w:tplc="0409001B" w:tentative="1">
      <w:start w:val="1"/>
      <w:numFmt w:val="lowerRoman"/>
      <w:lvlText w:val="%9."/>
      <w:lvlJc w:val="right"/>
      <w:pPr>
        <w:ind w:left="5322" w:hanging="420"/>
      </w:pPr>
    </w:lvl>
  </w:abstractNum>
  <w:abstractNum w:abstractNumId="36" w15:restartNumberingAfterBreak="0">
    <w:nsid w:val="77B945FC"/>
    <w:multiLevelType w:val="hybridMultilevel"/>
    <w:tmpl w:val="ADA4F96C"/>
    <w:lvl w:ilvl="0" w:tplc="0409000F">
      <w:start w:val="1"/>
      <w:numFmt w:val="decimal"/>
      <w:lvlText w:val="%1."/>
      <w:lvlJc w:val="left"/>
      <w:pPr>
        <w:ind w:left="1962" w:hanging="420"/>
      </w:pPr>
    </w:lvl>
    <w:lvl w:ilvl="1" w:tplc="04090019" w:tentative="1">
      <w:start w:val="1"/>
      <w:numFmt w:val="lowerLetter"/>
      <w:lvlText w:val="%2)"/>
      <w:lvlJc w:val="left"/>
      <w:pPr>
        <w:ind w:left="2382" w:hanging="420"/>
      </w:pPr>
    </w:lvl>
    <w:lvl w:ilvl="2" w:tplc="0409001B" w:tentative="1">
      <w:start w:val="1"/>
      <w:numFmt w:val="lowerRoman"/>
      <w:lvlText w:val="%3."/>
      <w:lvlJc w:val="right"/>
      <w:pPr>
        <w:ind w:left="2802" w:hanging="420"/>
      </w:pPr>
    </w:lvl>
    <w:lvl w:ilvl="3" w:tplc="0409000F" w:tentative="1">
      <w:start w:val="1"/>
      <w:numFmt w:val="decimal"/>
      <w:lvlText w:val="%4."/>
      <w:lvlJc w:val="left"/>
      <w:pPr>
        <w:ind w:left="3222" w:hanging="420"/>
      </w:pPr>
    </w:lvl>
    <w:lvl w:ilvl="4" w:tplc="04090019" w:tentative="1">
      <w:start w:val="1"/>
      <w:numFmt w:val="lowerLetter"/>
      <w:lvlText w:val="%5)"/>
      <w:lvlJc w:val="left"/>
      <w:pPr>
        <w:ind w:left="3642" w:hanging="420"/>
      </w:pPr>
    </w:lvl>
    <w:lvl w:ilvl="5" w:tplc="0409001B" w:tentative="1">
      <w:start w:val="1"/>
      <w:numFmt w:val="lowerRoman"/>
      <w:lvlText w:val="%6."/>
      <w:lvlJc w:val="right"/>
      <w:pPr>
        <w:ind w:left="4062" w:hanging="420"/>
      </w:pPr>
    </w:lvl>
    <w:lvl w:ilvl="6" w:tplc="0409000F" w:tentative="1">
      <w:start w:val="1"/>
      <w:numFmt w:val="decimal"/>
      <w:lvlText w:val="%7."/>
      <w:lvlJc w:val="left"/>
      <w:pPr>
        <w:ind w:left="4482" w:hanging="420"/>
      </w:pPr>
    </w:lvl>
    <w:lvl w:ilvl="7" w:tplc="04090019" w:tentative="1">
      <w:start w:val="1"/>
      <w:numFmt w:val="lowerLetter"/>
      <w:lvlText w:val="%8)"/>
      <w:lvlJc w:val="left"/>
      <w:pPr>
        <w:ind w:left="4902" w:hanging="420"/>
      </w:pPr>
    </w:lvl>
    <w:lvl w:ilvl="8" w:tplc="0409001B" w:tentative="1">
      <w:start w:val="1"/>
      <w:numFmt w:val="lowerRoman"/>
      <w:lvlText w:val="%9."/>
      <w:lvlJc w:val="right"/>
      <w:pPr>
        <w:ind w:left="5322" w:hanging="420"/>
      </w:pPr>
    </w:lvl>
  </w:abstractNum>
  <w:abstractNum w:abstractNumId="37" w15:restartNumberingAfterBreak="0">
    <w:nsid w:val="7F773C35"/>
    <w:multiLevelType w:val="multilevel"/>
    <w:tmpl w:val="E87C7802"/>
    <w:lvl w:ilvl="0">
      <w:start w:val="1"/>
      <w:numFmt w:val="decimal"/>
      <w:pStyle w:val="ItemStep"/>
      <w:lvlText w:val="%1. "/>
      <w:lvlJc w:val="left"/>
      <w:pPr>
        <w:tabs>
          <w:tab w:val="num" w:pos="1701"/>
        </w:tabs>
        <w:ind w:left="2126" w:hanging="425"/>
      </w:pPr>
      <w:rPr>
        <w:rFonts w:ascii="Times New Roman" w:hAnsi="Times New Roman" w:hint="default"/>
        <w:b w:val="0"/>
        <w:i w:val="0"/>
        <w:sz w:val="21"/>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decimal"/>
      <w:lvlText w:val="%7."/>
      <w:lvlJc w:val="left"/>
      <w:pPr>
        <w:tabs>
          <w:tab w:val="num" w:pos="2126"/>
        </w:tabs>
        <w:ind w:left="2126" w:hanging="425"/>
      </w:pPr>
      <w:rPr>
        <w:rFonts w:ascii="Times New Roman" w:hAnsi="Times New Roman" w:cs="Book Antiqua" w:hint="default"/>
        <w:b w:val="0"/>
        <w:bCs/>
        <w:i w:val="0"/>
        <w:iCs w:val="0"/>
        <w:sz w:val="21"/>
        <w:szCs w:val="21"/>
        <w:u w:val="none"/>
      </w:rPr>
    </w:lvl>
    <w:lvl w:ilvl="7">
      <w:start w:val="1"/>
      <w:numFmt w:val="lowerLetter"/>
      <w:lvlText w:val="%8."/>
      <w:lvlJc w:val="left"/>
      <w:pPr>
        <w:tabs>
          <w:tab w:val="num" w:pos="2126"/>
        </w:tabs>
        <w:ind w:left="2526" w:hanging="425"/>
      </w:pPr>
      <w:rPr>
        <w:rFonts w:ascii="Times New Roman" w:hAnsi="Times New Roman" w:cs="Book Antiqua" w:hint="default"/>
        <w:b w:val="0"/>
        <w:bCs/>
        <w:i w:val="0"/>
        <w:iCs w:val="0"/>
        <w:sz w:val="21"/>
        <w:szCs w:val="21"/>
        <w:u w:val="none"/>
      </w:rPr>
    </w:lvl>
    <w:lvl w:ilvl="8">
      <w:start w:val="1"/>
      <w:numFmt w:val="decimal"/>
      <w:lvlRestart w:val="0"/>
      <w:lvlText w:val="%9."/>
      <w:lvlJc w:val="left"/>
      <w:pPr>
        <w:tabs>
          <w:tab w:val="num" w:pos="284"/>
        </w:tabs>
        <w:ind w:left="284" w:hanging="284"/>
      </w:pPr>
      <w:rPr>
        <w:rFonts w:hint="eastAsia"/>
      </w:rPr>
    </w:lvl>
  </w:abstractNum>
  <w:num w:numId="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num>
  <w:num w:numId="3">
    <w:abstractNumId w:val="3"/>
  </w:num>
  <w:num w:numId="4">
    <w:abstractNumId w:val="2"/>
  </w:num>
  <w:num w:numId="5">
    <w:abstractNumId w:val="1"/>
  </w:num>
  <w:num w:numId="6">
    <w:abstractNumId w:val="0"/>
  </w:num>
  <w:num w:numId="7">
    <w:abstractNumId w:val="9"/>
  </w:num>
  <w:num w:numId="8">
    <w:abstractNumId w:val="7"/>
  </w:num>
  <w:num w:numId="9">
    <w:abstractNumId w:val="6"/>
  </w:num>
  <w:num w:numId="10">
    <w:abstractNumId w:val="5"/>
  </w:num>
  <w:num w:numId="11">
    <w:abstractNumId w:val="4"/>
  </w:num>
  <w:num w:numId="12">
    <w:abstractNumId w:val="22"/>
  </w:num>
  <w:num w:numId="13">
    <w:abstractNumId w:val="18"/>
  </w:num>
  <w:num w:numId="14">
    <w:abstractNumId w:val="33"/>
  </w:num>
  <w:num w:numId="15">
    <w:abstractNumId w:val="27"/>
  </w:num>
  <w:num w:numId="16">
    <w:abstractNumId w:val="10"/>
  </w:num>
  <w:num w:numId="17">
    <w:abstractNumId w:val="12"/>
  </w:num>
  <w:num w:numId="18">
    <w:abstractNumId w:val="37"/>
  </w:num>
  <w:num w:numId="19">
    <w:abstractNumId w:val="25"/>
  </w:num>
  <w:num w:numId="20">
    <w:abstractNumId w:val="32"/>
  </w:num>
  <w:num w:numId="21">
    <w:abstractNumId w:val="16"/>
  </w:num>
  <w:num w:numId="22">
    <w:abstractNumId w:val="11"/>
  </w:num>
  <w:num w:numId="23">
    <w:abstractNumId w:val="29"/>
  </w:num>
  <w:num w:numId="24">
    <w:abstractNumId w:val="26"/>
  </w:num>
  <w:num w:numId="25">
    <w:abstractNumId w:val="17"/>
  </w:num>
  <w:num w:numId="26">
    <w:abstractNumId w:val="19"/>
  </w:num>
  <w:num w:numId="27">
    <w:abstractNumId w:val="36"/>
  </w:num>
  <w:num w:numId="28">
    <w:abstractNumId w:val="35"/>
  </w:num>
  <w:num w:numId="29">
    <w:abstractNumId w:val="13"/>
  </w:num>
  <w:num w:numId="30">
    <w:abstractNumId w:val="21"/>
  </w:num>
  <w:num w:numId="31">
    <w:abstractNumId w:val="14"/>
  </w:num>
  <w:num w:numId="32">
    <w:abstractNumId w:val="31"/>
  </w:num>
  <w:num w:numId="33">
    <w:abstractNumId w:val="23"/>
  </w:num>
  <w:num w:numId="34">
    <w:abstractNumId w:val="34"/>
  </w:num>
  <w:num w:numId="35">
    <w:abstractNumId w:val="28"/>
  </w:num>
  <w:num w:numId="36">
    <w:abstractNumId w:val="15"/>
  </w:num>
  <w:num w:numId="37">
    <w:abstractNumId w:val="30"/>
  </w:num>
  <w:num w:numId="38">
    <w:abstractNumId w:val="20"/>
  </w:num>
  <w:num w:numId="39">
    <w:abstractNumId w:val="12"/>
  </w:num>
  <w:num w:numId="40">
    <w:abstractNumId w:val="12"/>
  </w:num>
  <w:num w:numId="41">
    <w:abstractNumId w:val="12"/>
  </w:num>
  <w:num w:numId="42">
    <w:abstractNumId w:val="12"/>
  </w:num>
  <w:num w:numId="43">
    <w:abstractNumId w:val="12"/>
  </w:num>
  <w:num w:numId="44">
    <w:abstractNumId w:val="12"/>
  </w:num>
  <w:num w:numId="45">
    <w:abstractNumId w:val="12"/>
  </w:num>
  <w:num w:numId="46">
    <w:abstractNumId w:val="12"/>
  </w:num>
  <w:numIdMacAtCleanup w:val="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zhangtinwei">
    <w15:presenceInfo w15:providerId="AD" w15:userId="S-1-5-21-147214757-305610072-1517763936-9702288"/>
  </w15:person>
  <w15:person w15:author="Daixiaohui (Madeline)">
    <w15:presenceInfo w15:providerId="AD" w15:userId="S-1-5-21-147214757-305610072-1517763936-51464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5"/>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2BA"/>
    <w:rsid w:val="00002279"/>
    <w:rsid w:val="000126FE"/>
    <w:rsid w:val="00014174"/>
    <w:rsid w:val="00015069"/>
    <w:rsid w:val="00017A71"/>
    <w:rsid w:val="0002384E"/>
    <w:rsid w:val="000348C1"/>
    <w:rsid w:val="00035469"/>
    <w:rsid w:val="00036F0D"/>
    <w:rsid w:val="00037684"/>
    <w:rsid w:val="00042FC9"/>
    <w:rsid w:val="0004378C"/>
    <w:rsid w:val="00044822"/>
    <w:rsid w:val="000458E8"/>
    <w:rsid w:val="00067878"/>
    <w:rsid w:val="00080BE1"/>
    <w:rsid w:val="00082826"/>
    <w:rsid w:val="0008598F"/>
    <w:rsid w:val="00086843"/>
    <w:rsid w:val="0008696E"/>
    <w:rsid w:val="00091EC4"/>
    <w:rsid w:val="000A0E1B"/>
    <w:rsid w:val="000C3466"/>
    <w:rsid w:val="000C6C38"/>
    <w:rsid w:val="000D42C9"/>
    <w:rsid w:val="000D5D53"/>
    <w:rsid w:val="000F1646"/>
    <w:rsid w:val="000F5791"/>
    <w:rsid w:val="000F642B"/>
    <w:rsid w:val="00101EBC"/>
    <w:rsid w:val="00102624"/>
    <w:rsid w:val="00106394"/>
    <w:rsid w:val="00106A64"/>
    <w:rsid w:val="001127A0"/>
    <w:rsid w:val="0012175A"/>
    <w:rsid w:val="00121910"/>
    <w:rsid w:val="00124334"/>
    <w:rsid w:val="00126E1A"/>
    <w:rsid w:val="00126F94"/>
    <w:rsid w:val="001275D4"/>
    <w:rsid w:val="00134828"/>
    <w:rsid w:val="00137033"/>
    <w:rsid w:val="00137D2B"/>
    <w:rsid w:val="00144AE7"/>
    <w:rsid w:val="001463DE"/>
    <w:rsid w:val="0015238F"/>
    <w:rsid w:val="00152B8F"/>
    <w:rsid w:val="001601EE"/>
    <w:rsid w:val="0016113C"/>
    <w:rsid w:val="001716A5"/>
    <w:rsid w:val="00171D92"/>
    <w:rsid w:val="001746C8"/>
    <w:rsid w:val="00174B77"/>
    <w:rsid w:val="001830F2"/>
    <w:rsid w:val="00184128"/>
    <w:rsid w:val="00187089"/>
    <w:rsid w:val="0019756E"/>
    <w:rsid w:val="001A1055"/>
    <w:rsid w:val="001A21C7"/>
    <w:rsid w:val="001A41A1"/>
    <w:rsid w:val="001B21F8"/>
    <w:rsid w:val="001B6265"/>
    <w:rsid w:val="001B672F"/>
    <w:rsid w:val="001B7033"/>
    <w:rsid w:val="001C3D95"/>
    <w:rsid w:val="001C71DF"/>
    <w:rsid w:val="001D192D"/>
    <w:rsid w:val="001D1DB0"/>
    <w:rsid w:val="001E279A"/>
    <w:rsid w:val="001E32AE"/>
    <w:rsid w:val="001E4336"/>
    <w:rsid w:val="001E5A72"/>
    <w:rsid w:val="001E76F2"/>
    <w:rsid w:val="001F1039"/>
    <w:rsid w:val="001F546A"/>
    <w:rsid w:val="002043E4"/>
    <w:rsid w:val="002047EA"/>
    <w:rsid w:val="00205FD8"/>
    <w:rsid w:val="00207E2F"/>
    <w:rsid w:val="00211468"/>
    <w:rsid w:val="002141BE"/>
    <w:rsid w:val="00216135"/>
    <w:rsid w:val="00216A6F"/>
    <w:rsid w:val="00217BD6"/>
    <w:rsid w:val="0022094B"/>
    <w:rsid w:val="00223B46"/>
    <w:rsid w:val="00224B7C"/>
    <w:rsid w:val="00225286"/>
    <w:rsid w:val="002254F0"/>
    <w:rsid w:val="00226D44"/>
    <w:rsid w:val="00230715"/>
    <w:rsid w:val="002348BB"/>
    <w:rsid w:val="00234AA7"/>
    <w:rsid w:val="00241128"/>
    <w:rsid w:val="002538B9"/>
    <w:rsid w:val="00261430"/>
    <w:rsid w:val="00262351"/>
    <w:rsid w:val="0026571C"/>
    <w:rsid w:val="002725B4"/>
    <w:rsid w:val="00282596"/>
    <w:rsid w:val="00291F43"/>
    <w:rsid w:val="0029439B"/>
    <w:rsid w:val="00296720"/>
    <w:rsid w:val="002A5B8D"/>
    <w:rsid w:val="002C551C"/>
    <w:rsid w:val="002C56C0"/>
    <w:rsid w:val="002C7182"/>
    <w:rsid w:val="002C7931"/>
    <w:rsid w:val="002D2484"/>
    <w:rsid w:val="002D4671"/>
    <w:rsid w:val="002E0796"/>
    <w:rsid w:val="002E19FF"/>
    <w:rsid w:val="002E4980"/>
    <w:rsid w:val="002E5CDB"/>
    <w:rsid w:val="002F1F0C"/>
    <w:rsid w:val="002F35B9"/>
    <w:rsid w:val="002F5D20"/>
    <w:rsid w:val="0030405B"/>
    <w:rsid w:val="003055E4"/>
    <w:rsid w:val="00307760"/>
    <w:rsid w:val="00307DE2"/>
    <w:rsid w:val="003124C1"/>
    <w:rsid w:val="00316BD6"/>
    <w:rsid w:val="0031754E"/>
    <w:rsid w:val="00322388"/>
    <w:rsid w:val="00322719"/>
    <w:rsid w:val="003255AA"/>
    <w:rsid w:val="00330DB4"/>
    <w:rsid w:val="00330E1F"/>
    <w:rsid w:val="003335E8"/>
    <w:rsid w:val="00337C95"/>
    <w:rsid w:val="003410FC"/>
    <w:rsid w:val="00341DF5"/>
    <w:rsid w:val="003461D7"/>
    <w:rsid w:val="00346673"/>
    <w:rsid w:val="003470DF"/>
    <w:rsid w:val="00354C85"/>
    <w:rsid w:val="00355B23"/>
    <w:rsid w:val="0035624B"/>
    <w:rsid w:val="0036180C"/>
    <w:rsid w:val="003618AA"/>
    <w:rsid w:val="0037589F"/>
    <w:rsid w:val="00380835"/>
    <w:rsid w:val="00382E47"/>
    <w:rsid w:val="00386D89"/>
    <w:rsid w:val="003A2974"/>
    <w:rsid w:val="003A4486"/>
    <w:rsid w:val="003A4EB7"/>
    <w:rsid w:val="003B185F"/>
    <w:rsid w:val="003B7CC9"/>
    <w:rsid w:val="003C4C7A"/>
    <w:rsid w:val="003D319E"/>
    <w:rsid w:val="003D68D5"/>
    <w:rsid w:val="003E00FC"/>
    <w:rsid w:val="003E0573"/>
    <w:rsid w:val="003F0D21"/>
    <w:rsid w:val="003F1405"/>
    <w:rsid w:val="003F205B"/>
    <w:rsid w:val="004116B1"/>
    <w:rsid w:val="004124FE"/>
    <w:rsid w:val="0041550F"/>
    <w:rsid w:val="00421963"/>
    <w:rsid w:val="00425F62"/>
    <w:rsid w:val="00427B76"/>
    <w:rsid w:val="00444F70"/>
    <w:rsid w:val="00446ABC"/>
    <w:rsid w:val="00450815"/>
    <w:rsid w:val="00451808"/>
    <w:rsid w:val="00452489"/>
    <w:rsid w:val="004565BF"/>
    <w:rsid w:val="004578BC"/>
    <w:rsid w:val="004602E3"/>
    <w:rsid w:val="00461745"/>
    <w:rsid w:val="00462EEC"/>
    <w:rsid w:val="00463B96"/>
    <w:rsid w:val="0046516E"/>
    <w:rsid w:val="00466D14"/>
    <w:rsid w:val="004720F1"/>
    <w:rsid w:val="0047580F"/>
    <w:rsid w:val="00477AD5"/>
    <w:rsid w:val="00480BA3"/>
    <w:rsid w:val="00482EF0"/>
    <w:rsid w:val="00483E38"/>
    <w:rsid w:val="00492BFE"/>
    <w:rsid w:val="004948FB"/>
    <w:rsid w:val="00496C26"/>
    <w:rsid w:val="00497D2E"/>
    <w:rsid w:val="004A5B3D"/>
    <w:rsid w:val="004A7198"/>
    <w:rsid w:val="004C4EB8"/>
    <w:rsid w:val="004D1BCE"/>
    <w:rsid w:val="004D297A"/>
    <w:rsid w:val="004D42D0"/>
    <w:rsid w:val="004D7405"/>
    <w:rsid w:val="004E2ABA"/>
    <w:rsid w:val="004F05F4"/>
    <w:rsid w:val="004F62AC"/>
    <w:rsid w:val="004F7735"/>
    <w:rsid w:val="005005C6"/>
    <w:rsid w:val="005106F0"/>
    <w:rsid w:val="00512E79"/>
    <w:rsid w:val="00514250"/>
    <w:rsid w:val="005146B2"/>
    <w:rsid w:val="00522067"/>
    <w:rsid w:val="0052233A"/>
    <w:rsid w:val="005340B9"/>
    <w:rsid w:val="00534331"/>
    <w:rsid w:val="00534761"/>
    <w:rsid w:val="00536055"/>
    <w:rsid w:val="00536326"/>
    <w:rsid w:val="00542147"/>
    <w:rsid w:val="00551986"/>
    <w:rsid w:val="00564A74"/>
    <w:rsid w:val="00564D74"/>
    <w:rsid w:val="005669FC"/>
    <w:rsid w:val="00567DEE"/>
    <w:rsid w:val="00570A41"/>
    <w:rsid w:val="00576379"/>
    <w:rsid w:val="005814D9"/>
    <w:rsid w:val="00595863"/>
    <w:rsid w:val="00595E93"/>
    <w:rsid w:val="0059762C"/>
    <w:rsid w:val="005A5699"/>
    <w:rsid w:val="005B41C9"/>
    <w:rsid w:val="005B7C7D"/>
    <w:rsid w:val="005C0CA8"/>
    <w:rsid w:val="005C1EEF"/>
    <w:rsid w:val="005D52EE"/>
    <w:rsid w:val="005E3E1D"/>
    <w:rsid w:val="005E7929"/>
    <w:rsid w:val="005F5AF7"/>
    <w:rsid w:val="006004A4"/>
    <w:rsid w:val="00607FDF"/>
    <w:rsid w:val="00612085"/>
    <w:rsid w:val="00614B16"/>
    <w:rsid w:val="0061518F"/>
    <w:rsid w:val="006168DB"/>
    <w:rsid w:val="006207EB"/>
    <w:rsid w:val="00622D87"/>
    <w:rsid w:val="00624CFB"/>
    <w:rsid w:val="00632947"/>
    <w:rsid w:val="00634265"/>
    <w:rsid w:val="006356DE"/>
    <w:rsid w:val="00635DFC"/>
    <w:rsid w:val="00641F37"/>
    <w:rsid w:val="006440D8"/>
    <w:rsid w:val="00647191"/>
    <w:rsid w:val="00650508"/>
    <w:rsid w:val="00650A17"/>
    <w:rsid w:val="00655679"/>
    <w:rsid w:val="00663A1D"/>
    <w:rsid w:val="00670E5C"/>
    <w:rsid w:val="00675CE2"/>
    <w:rsid w:val="006803A4"/>
    <w:rsid w:val="00683A25"/>
    <w:rsid w:val="00683D22"/>
    <w:rsid w:val="0069322C"/>
    <w:rsid w:val="00693CD4"/>
    <w:rsid w:val="00694C2D"/>
    <w:rsid w:val="006A0BD5"/>
    <w:rsid w:val="006A61F1"/>
    <w:rsid w:val="006C1589"/>
    <w:rsid w:val="006C594B"/>
    <w:rsid w:val="006D1AB2"/>
    <w:rsid w:val="006D56BD"/>
    <w:rsid w:val="006E2360"/>
    <w:rsid w:val="006F3BE5"/>
    <w:rsid w:val="006F4E2B"/>
    <w:rsid w:val="00710D5B"/>
    <w:rsid w:val="00715E14"/>
    <w:rsid w:val="007162BA"/>
    <w:rsid w:val="00716CD9"/>
    <w:rsid w:val="0072278E"/>
    <w:rsid w:val="00725EA5"/>
    <w:rsid w:val="00725FD8"/>
    <w:rsid w:val="00741CCD"/>
    <w:rsid w:val="00747B58"/>
    <w:rsid w:val="007500B5"/>
    <w:rsid w:val="0075012D"/>
    <w:rsid w:val="00762874"/>
    <w:rsid w:val="00762D0E"/>
    <w:rsid w:val="007650C5"/>
    <w:rsid w:val="0076576A"/>
    <w:rsid w:val="00765E15"/>
    <w:rsid w:val="00766B25"/>
    <w:rsid w:val="007742D1"/>
    <w:rsid w:val="00774CBF"/>
    <w:rsid w:val="00775BB5"/>
    <w:rsid w:val="00777FBF"/>
    <w:rsid w:val="00780144"/>
    <w:rsid w:val="00783798"/>
    <w:rsid w:val="007852FE"/>
    <w:rsid w:val="00791BC7"/>
    <w:rsid w:val="00797551"/>
    <w:rsid w:val="00797F7C"/>
    <w:rsid w:val="007B5A14"/>
    <w:rsid w:val="007C72A1"/>
    <w:rsid w:val="007D20AF"/>
    <w:rsid w:val="007D24B9"/>
    <w:rsid w:val="007D2B93"/>
    <w:rsid w:val="007F0F79"/>
    <w:rsid w:val="007F18DC"/>
    <w:rsid w:val="00805F84"/>
    <w:rsid w:val="008071E2"/>
    <w:rsid w:val="00810FE8"/>
    <w:rsid w:val="008154ED"/>
    <w:rsid w:val="00821E6D"/>
    <w:rsid w:val="00824FA5"/>
    <w:rsid w:val="00825C43"/>
    <w:rsid w:val="00827B57"/>
    <w:rsid w:val="008314D1"/>
    <w:rsid w:val="008357EE"/>
    <w:rsid w:val="0084771F"/>
    <w:rsid w:val="00851E0F"/>
    <w:rsid w:val="00856A26"/>
    <w:rsid w:val="00862B96"/>
    <w:rsid w:val="00866D78"/>
    <w:rsid w:val="0086774E"/>
    <w:rsid w:val="00867BDD"/>
    <w:rsid w:val="0087382B"/>
    <w:rsid w:val="00882ADB"/>
    <w:rsid w:val="00882B59"/>
    <w:rsid w:val="008913C4"/>
    <w:rsid w:val="008A251E"/>
    <w:rsid w:val="008A3E6F"/>
    <w:rsid w:val="008A5A29"/>
    <w:rsid w:val="008B0DC4"/>
    <w:rsid w:val="008B3600"/>
    <w:rsid w:val="008B42C1"/>
    <w:rsid w:val="008C5C44"/>
    <w:rsid w:val="008D1D03"/>
    <w:rsid w:val="008E4662"/>
    <w:rsid w:val="008E64D6"/>
    <w:rsid w:val="008E658A"/>
    <w:rsid w:val="008F2BF3"/>
    <w:rsid w:val="008F3201"/>
    <w:rsid w:val="008F79F1"/>
    <w:rsid w:val="009016BE"/>
    <w:rsid w:val="00902969"/>
    <w:rsid w:val="009056A3"/>
    <w:rsid w:val="00907C85"/>
    <w:rsid w:val="00910596"/>
    <w:rsid w:val="00910CA4"/>
    <w:rsid w:val="00911988"/>
    <w:rsid w:val="00911A66"/>
    <w:rsid w:val="00913041"/>
    <w:rsid w:val="009144A0"/>
    <w:rsid w:val="0092021C"/>
    <w:rsid w:val="00921C57"/>
    <w:rsid w:val="009237AA"/>
    <w:rsid w:val="00923F5E"/>
    <w:rsid w:val="009243BE"/>
    <w:rsid w:val="009254CA"/>
    <w:rsid w:val="00926426"/>
    <w:rsid w:val="009268F8"/>
    <w:rsid w:val="0092751B"/>
    <w:rsid w:val="00930221"/>
    <w:rsid w:val="00940AA8"/>
    <w:rsid w:val="00941EC4"/>
    <w:rsid w:val="009433AE"/>
    <w:rsid w:val="00943429"/>
    <w:rsid w:val="00946898"/>
    <w:rsid w:val="00947E0C"/>
    <w:rsid w:val="00950C5E"/>
    <w:rsid w:val="00956070"/>
    <w:rsid w:val="00967268"/>
    <w:rsid w:val="009701BE"/>
    <w:rsid w:val="00975514"/>
    <w:rsid w:val="0098338E"/>
    <w:rsid w:val="00983D63"/>
    <w:rsid w:val="0098463D"/>
    <w:rsid w:val="00986D1A"/>
    <w:rsid w:val="00993F4C"/>
    <w:rsid w:val="0099564F"/>
    <w:rsid w:val="00995E62"/>
    <w:rsid w:val="00996170"/>
    <w:rsid w:val="009A4A9F"/>
    <w:rsid w:val="009A6E10"/>
    <w:rsid w:val="009B0DAC"/>
    <w:rsid w:val="009B40CA"/>
    <w:rsid w:val="009C043A"/>
    <w:rsid w:val="009C1073"/>
    <w:rsid w:val="009C551E"/>
    <w:rsid w:val="009D6A99"/>
    <w:rsid w:val="009E1E4F"/>
    <w:rsid w:val="009E24AB"/>
    <w:rsid w:val="009E43D2"/>
    <w:rsid w:val="009E48D5"/>
    <w:rsid w:val="009E5350"/>
    <w:rsid w:val="00A0063C"/>
    <w:rsid w:val="00A12D04"/>
    <w:rsid w:val="00A162F4"/>
    <w:rsid w:val="00A226B9"/>
    <w:rsid w:val="00A23D2F"/>
    <w:rsid w:val="00A2656C"/>
    <w:rsid w:val="00A32AEA"/>
    <w:rsid w:val="00A37736"/>
    <w:rsid w:val="00A414AC"/>
    <w:rsid w:val="00A421CB"/>
    <w:rsid w:val="00A46F31"/>
    <w:rsid w:val="00A506B8"/>
    <w:rsid w:val="00A50A58"/>
    <w:rsid w:val="00A50ADB"/>
    <w:rsid w:val="00A5262A"/>
    <w:rsid w:val="00A57823"/>
    <w:rsid w:val="00A67180"/>
    <w:rsid w:val="00A711A6"/>
    <w:rsid w:val="00A732D9"/>
    <w:rsid w:val="00A7361D"/>
    <w:rsid w:val="00A74EC2"/>
    <w:rsid w:val="00A82D01"/>
    <w:rsid w:val="00A92B98"/>
    <w:rsid w:val="00AA336B"/>
    <w:rsid w:val="00AA45ED"/>
    <w:rsid w:val="00AA4C4D"/>
    <w:rsid w:val="00AA5E53"/>
    <w:rsid w:val="00AA5FCD"/>
    <w:rsid w:val="00AA7962"/>
    <w:rsid w:val="00AB1DC0"/>
    <w:rsid w:val="00AC127B"/>
    <w:rsid w:val="00AC2052"/>
    <w:rsid w:val="00AC2A71"/>
    <w:rsid w:val="00AC52DB"/>
    <w:rsid w:val="00AC6870"/>
    <w:rsid w:val="00AC6D13"/>
    <w:rsid w:val="00AD3807"/>
    <w:rsid w:val="00AD4C1C"/>
    <w:rsid w:val="00AD5178"/>
    <w:rsid w:val="00AE2849"/>
    <w:rsid w:val="00AE4D86"/>
    <w:rsid w:val="00AF0F31"/>
    <w:rsid w:val="00AF152E"/>
    <w:rsid w:val="00AF4C34"/>
    <w:rsid w:val="00AF775B"/>
    <w:rsid w:val="00B0359D"/>
    <w:rsid w:val="00B105D5"/>
    <w:rsid w:val="00B204A9"/>
    <w:rsid w:val="00B23444"/>
    <w:rsid w:val="00B33551"/>
    <w:rsid w:val="00B33F5D"/>
    <w:rsid w:val="00B36BD2"/>
    <w:rsid w:val="00B373F0"/>
    <w:rsid w:val="00B40F6D"/>
    <w:rsid w:val="00B53E8C"/>
    <w:rsid w:val="00B549B4"/>
    <w:rsid w:val="00B56DCB"/>
    <w:rsid w:val="00B5772E"/>
    <w:rsid w:val="00B674A8"/>
    <w:rsid w:val="00B702D1"/>
    <w:rsid w:val="00B77758"/>
    <w:rsid w:val="00B83068"/>
    <w:rsid w:val="00B9475B"/>
    <w:rsid w:val="00B97898"/>
    <w:rsid w:val="00BA0810"/>
    <w:rsid w:val="00BA359D"/>
    <w:rsid w:val="00BB29D3"/>
    <w:rsid w:val="00BB4465"/>
    <w:rsid w:val="00BB58AD"/>
    <w:rsid w:val="00BC1D64"/>
    <w:rsid w:val="00BC3AE9"/>
    <w:rsid w:val="00BC3F45"/>
    <w:rsid w:val="00BC489C"/>
    <w:rsid w:val="00BD26C6"/>
    <w:rsid w:val="00BD5900"/>
    <w:rsid w:val="00BD6A6A"/>
    <w:rsid w:val="00BE7B41"/>
    <w:rsid w:val="00BF0C08"/>
    <w:rsid w:val="00BF740E"/>
    <w:rsid w:val="00C04E03"/>
    <w:rsid w:val="00C26BEB"/>
    <w:rsid w:val="00C3153B"/>
    <w:rsid w:val="00C32EE3"/>
    <w:rsid w:val="00C36B4E"/>
    <w:rsid w:val="00C41405"/>
    <w:rsid w:val="00C4176B"/>
    <w:rsid w:val="00C41E3C"/>
    <w:rsid w:val="00C4681E"/>
    <w:rsid w:val="00C473DE"/>
    <w:rsid w:val="00C52F3D"/>
    <w:rsid w:val="00C5398A"/>
    <w:rsid w:val="00C53AFA"/>
    <w:rsid w:val="00C60FEF"/>
    <w:rsid w:val="00C66CFB"/>
    <w:rsid w:val="00C7103C"/>
    <w:rsid w:val="00C724A7"/>
    <w:rsid w:val="00C726C7"/>
    <w:rsid w:val="00C7393E"/>
    <w:rsid w:val="00C73F30"/>
    <w:rsid w:val="00C77830"/>
    <w:rsid w:val="00C8021F"/>
    <w:rsid w:val="00C82050"/>
    <w:rsid w:val="00C96883"/>
    <w:rsid w:val="00CB101A"/>
    <w:rsid w:val="00CB48E0"/>
    <w:rsid w:val="00CC29CA"/>
    <w:rsid w:val="00CC2A9D"/>
    <w:rsid w:val="00CC5779"/>
    <w:rsid w:val="00CC5F32"/>
    <w:rsid w:val="00CD4693"/>
    <w:rsid w:val="00CE6701"/>
    <w:rsid w:val="00CF2738"/>
    <w:rsid w:val="00CF2AB7"/>
    <w:rsid w:val="00CF46E2"/>
    <w:rsid w:val="00D01855"/>
    <w:rsid w:val="00D16746"/>
    <w:rsid w:val="00D16C4C"/>
    <w:rsid w:val="00D2126B"/>
    <w:rsid w:val="00D31D98"/>
    <w:rsid w:val="00D34207"/>
    <w:rsid w:val="00D3488B"/>
    <w:rsid w:val="00D3616F"/>
    <w:rsid w:val="00D47AF0"/>
    <w:rsid w:val="00D53A92"/>
    <w:rsid w:val="00D5609F"/>
    <w:rsid w:val="00D56271"/>
    <w:rsid w:val="00D60FCB"/>
    <w:rsid w:val="00D61D27"/>
    <w:rsid w:val="00D75B48"/>
    <w:rsid w:val="00D82779"/>
    <w:rsid w:val="00D87114"/>
    <w:rsid w:val="00D92B21"/>
    <w:rsid w:val="00D92D4E"/>
    <w:rsid w:val="00D96B73"/>
    <w:rsid w:val="00DA42C3"/>
    <w:rsid w:val="00DA7565"/>
    <w:rsid w:val="00DC0BA2"/>
    <w:rsid w:val="00DC2289"/>
    <w:rsid w:val="00DC2393"/>
    <w:rsid w:val="00DD0515"/>
    <w:rsid w:val="00DE2DCC"/>
    <w:rsid w:val="00DE3E1C"/>
    <w:rsid w:val="00E06493"/>
    <w:rsid w:val="00E10AFD"/>
    <w:rsid w:val="00E15A67"/>
    <w:rsid w:val="00E24240"/>
    <w:rsid w:val="00E32004"/>
    <w:rsid w:val="00E415C0"/>
    <w:rsid w:val="00E45B50"/>
    <w:rsid w:val="00E478E4"/>
    <w:rsid w:val="00E50BFF"/>
    <w:rsid w:val="00E51059"/>
    <w:rsid w:val="00E513EA"/>
    <w:rsid w:val="00E5204A"/>
    <w:rsid w:val="00E70BF4"/>
    <w:rsid w:val="00E74495"/>
    <w:rsid w:val="00E81E15"/>
    <w:rsid w:val="00E8745E"/>
    <w:rsid w:val="00E96353"/>
    <w:rsid w:val="00E96C19"/>
    <w:rsid w:val="00EA1033"/>
    <w:rsid w:val="00EA4D64"/>
    <w:rsid w:val="00EC2360"/>
    <w:rsid w:val="00ED0575"/>
    <w:rsid w:val="00ED238A"/>
    <w:rsid w:val="00ED5198"/>
    <w:rsid w:val="00EE07A1"/>
    <w:rsid w:val="00EE12DC"/>
    <w:rsid w:val="00EE2438"/>
    <w:rsid w:val="00EE2EE5"/>
    <w:rsid w:val="00EE58DB"/>
    <w:rsid w:val="00EE6D41"/>
    <w:rsid w:val="00EF0E07"/>
    <w:rsid w:val="00EF6B57"/>
    <w:rsid w:val="00EF7805"/>
    <w:rsid w:val="00F04342"/>
    <w:rsid w:val="00F1385F"/>
    <w:rsid w:val="00F15D20"/>
    <w:rsid w:val="00F17EC7"/>
    <w:rsid w:val="00F22872"/>
    <w:rsid w:val="00F249F9"/>
    <w:rsid w:val="00F26316"/>
    <w:rsid w:val="00F27456"/>
    <w:rsid w:val="00F274B6"/>
    <w:rsid w:val="00F36226"/>
    <w:rsid w:val="00F45538"/>
    <w:rsid w:val="00F55F9E"/>
    <w:rsid w:val="00F56CED"/>
    <w:rsid w:val="00F57C50"/>
    <w:rsid w:val="00F622C1"/>
    <w:rsid w:val="00F648A3"/>
    <w:rsid w:val="00F64E54"/>
    <w:rsid w:val="00F666B9"/>
    <w:rsid w:val="00F83CD2"/>
    <w:rsid w:val="00F85F61"/>
    <w:rsid w:val="00F91C36"/>
    <w:rsid w:val="00FA658F"/>
    <w:rsid w:val="00FB2088"/>
    <w:rsid w:val="00FB4AAB"/>
    <w:rsid w:val="00FB78C3"/>
    <w:rsid w:val="00FC3C59"/>
    <w:rsid w:val="00FC6495"/>
    <w:rsid w:val="00FD2210"/>
    <w:rsid w:val="00FD4D60"/>
    <w:rsid w:val="00FD52B5"/>
    <w:rsid w:val="00FE0857"/>
    <w:rsid w:val="00FE68FB"/>
    <w:rsid w:val="00FE7A81"/>
    <w:rsid w:val="00FF77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0C3B1B"/>
  <w15:docId w15:val="{4845FD01-62F4-4CC3-BDFD-8EB4819E8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rsid w:val="001275D4"/>
    <w:pPr>
      <w:topLinePunct/>
      <w:adjustRightInd w:val="0"/>
      <w:snapToGrid w:val="0"/>
      <w:spacing w:before="160" w:after="160" w:line="240" w:lineRule="atLeast"/>
      <w:ind w:left="1701"/>
    </w:pPr>
    <w:rPr>
      <w:rFonts w:cs="Arial"/>
      <w:kern w:val="2"/>
      <w:sz w:val="21"/>
      <w:szCs w:val="21"/>
    </w:rPr>
  </w:style>
  <w:style w:type="paragraph" w:styleId="1">
    <w:name w:val="heading 1"/>
    <w:basedOn w:val="a4"/>
    <w:next w:val="21"/>
    <w:qFormat/>
    <w:rsid w:val="00911988"/>
    <w:pPr>
      <w:keepNext/>
      <w:pBdr>
        <w:bottom w:val="single" w:sz="12" w:space="1" w:color="auto"/>
      </w:pBdr>
      <w:spacing w:before="1600" w:after="800"/>
      <w:ind w:left="0"/>
      <w:jc w:val="right"/>
      <w:outlineLvl w:val="0"/>
    </w:pPr>
    <w:rPr>
      <w:rFonts w:ascii="Book Antiqua" w:eastAsia="黑体" w:hAnsi="Book Antiqua" w:cs="Book Antiqua"/>
      <w:b/>
      <w:bCs/>
      <w:sz w:val="44"/>
      <w:szCs w:val="44"/>
    </w:rPr>
  </w:style>
  <w:style w:type="paragraph" w:styleId="21">
    <w:name w:val="heading 2"/>
    <w:basedOn w:val="a4"/>
    <w:next w:val="31"/>
    <w:link w:val="22"/>
    <w:qFormat/>
    <w:rsid w:val="00911988"/>
    <w:pPr>
      <w:keepNext/>
      <w:keepLines/>
      <w:spacing w:before="600"/>
      <w:ind w:left="0"/>
      <w:outlineLvl w:val="1"/>
    </w:pPr>
    <w:rPr>
      <w:rFonts w:ascii="Book Antiqua" w:eastAsia="黑体" w:hAnsi="Book Antiqua" w:cs="Book Antiqua"/>
      <w:bCs/>
      <w:noProof/>
      <w:kern w:val="0"/>
      <w:sz w:val="36"/>
      <w:szCs w:val="36"/>
      <w:lang w:eastAsia="en-US"/>
    </w:rPr>
  </w:style>
  <w:style w:type="paragraph" w:styleId="31">
    <w:name w:val="heading 3"/>
    <w:basedOn w:val="a4"/>
    <w:next w:val="41"/>
    <w:link w:val="32"/>
    <w:qFormat/>
    <w:rsid w:val="00911988"/>
    <w:pPr>
      <w:keepNext/>
      <w:keepLines/>
      <w:spacing w:before="200"/>
      <w:ind w:left="0"/>
      <w:outlineLvl w:val="2"/>
    </w:pPr>
    <w:rPr>
      <w:rFonts w:ascii="Book Antiqua" w:eastAsia="黑体" w:hAnsi="Book Antiqua" w:cs="宋体"/>
      <w:noProof/>
      <w:kern w:val="0"/>
      <w:sz w:val="32"/>
      <w:szCs w:val="32"/>
    </w:rPr>
  </w:style>
  <w:style w:type="paragraph" w:styleId="41">
    <w:name w:val="heading 4"/>
    <w:basedOn w:val="a4"/>
    <w:next w:val="51"/>
    <w:link w:val="42"/>
    <w:qFormat/>
    <w:rsid w:val="00911988"/>
    <w:pPr>
      <w:keepNext/>
      <w:keepLines/>
      <w:ind w:left="0"/>
      <w:outlineLvl w:val="3"/>
    </w:pPr>
    <w:rPr>
      <w:rFonts w:ascii="Book Antiqua" w:eastAsia="黑体" w:hAnsi="Book Antiqua" w:cs="宋体" w:hint="eastAsia"/>
      <w:noProof/>
      <w:kern w:val="0"/>
      <w:sz w:val="28"/>
      <w:szCs w:val="28"/>
    </w:rPr>
  </w:style>
  <w:style w:type="paragraph" w:styleId="51">
    <w:name w:val="heading 5"/>
    <w:basedOn w:val="a4"/>
    <w:next w:val="BlockLabel"/>
    <w:link w:val="52"/>
    <w:qFormat/>
    <w:rsid w:val="00911988"/>
    <w:pPr>
      <w:keepNext/>
      <w:keepLines/>
      <w:ind w:left="0"/>
      <w:outlineLvl w:val="4"/>
    </w:pPr>
    <w:rPr>
      <w:rFonts w:ascii="Book Antiqua" w:eastAsia="黑体" w:hAnsi="Book Antiqua" w:cs="宋体" w:hint="eastAsia"/>
      <w:noProof/>
      <w:kern w:val="0"/>
      <w:sz w:val="24"/>
      <w:szCs w:val="24"/>
    </w:rPr>
  </w:style>
  <w:style w:type="paragraph" w:styleId="6">
    <w:name w:val="heading 6"/>
    <w:basedOn w:val="a4"/>
    <w:next w:val="a4"/>
    <w:link w:val="60"/>
    <w:semiHidden/>
    <w:qFormat/>
    <w:rsid w:val="00911988"/>
    <w:pPr>
      <w:keepNext/>
      <w:keepLines/>
      <w:spacing w:before="240" w:after="64" w:line="320" w:lineRule="atLeast"/>
      <w:outlineLvl w:val="5"/>
    </w:pPr>
    <w:rPr>
      <w:rFonts w:ascii="Arial" w:eastAsia="黑体" w:hAnsi="Arial" w:cs="Times New Roman"/>
      <w:b/>
      <w:bCs/>
    </w:rPr>
  </w:style>
  <w:style w:type="paragraph" w:styleId="7">
    <w:name w:val="heading 7"/>
    <w:basedOn w:val="1"/>
    <w:next w:val="8"/>
    <w:link w:val="70"/>
    <w:qFormat/>
    <w:rsid w:val="00911988"/>
    <w:pPr>
      <w:keepLines/>
      <w:topLinePunct w:val="0"/>
      <w:outlineLvl w:val="6"/>
    </w:pPr>
    <w:rPr>
      <w:bCs w:val="0"/>
    </w:rPr>
  </w:style>
  <w:style w:type="paragraph" w:styleId="8">
    <w:name w:val="heading 8"/>
    <w:basedOn w:val="21"/>
    <w:next w:val="9"/>
    <w:link w:val="80"/>
    <w:qFormat/>
    <w:rsid w:val="00911988"/>
    <w:pPr>
      <w:topLinePunct w:val="0"/>
      <w:spacing w:before="200"/>
      <w:outlineLvl w:val="7"/>
    </w:pPr>
    <w:rPr>
      <w:rFonts w:cs="Times New Roman"/>
    </w:rPr>
  </w:style>
  <w:style w:type="paragraph" w:styleId="9">
    <w:name w:val="heading 9"/>
    <w:basedOn w:val="31"/>
    <w:next w:val="a4"/>
    <w:link w:val="90"/>
    <w:qFormat/>
    <w:rsid w:val="00911988"/>
    <w:pPr>
      <w:topLinePunct w:val="0"/>
      <w:outlineLvl w:val="8"/>
    </w:pPr>
    <w:rPr>
      <w:rFonts w:cs="Times New Roman"/>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customStyle="1" w:styleId="a3">
    <w:name w:val="表格题注"/>
    <w:next w:val="a4"/>
    <w:pPr>
      <w:keepLines/>
      <w:numPr>
        <w:ilvl w:val="8"/>
        <w:numId w:val="1"/>
      </w:numPr>
      <w:spacing w:beforeLines="100"/>
      <w:ind w:left="1089" w:hanging="369"/>
      <w:jc w:val="center"/>
    </w:pPr>
    <w:rPr>
      <w:rFonts w:ascii="Arial" w:hAnsi="Arial"/>
      <w:sz w:val="18"/>
      <w:szCs w:val="18"/>
    </w:rPr>
  </w:style>
  <w:style w:type="paragraph" w:customStyle="1" w:styleId="a8">
    <w:name w:val="表格文本"/>
    <w:pPr>
      <w:tabs>
        <w:tab w:val="decimal" w:pos="0"/>
      </w:tabs>
    </w:pPr>
    <w:rPr>
      <w:rFonts w:ascii="Arial" w:hAnsi="Arial"/>
      <w:noProof/>
      <w:sz w:val="21"/>
      <w:szCs w:val="21"/>
    </w:rPr>
  </w:style>
  <w:style w:type="paragraph" w:customStyle="1" w:styleId="a9">
    <w:name w:val="表头文本"/>
    <w:pPr>
      <w:jc w:val="center"/>
    </w:pPr>
    <w:rPr>
      <w:rFonts w:ascii="Arial" w:hAnsi="Arial"/>
      <w:b/>
      <w:sz w:val="21"/>
      <w:szCs w:val="21"/>
    </w:rPr>
  </w:style>
  <w:style w:type="table" w:customStyle="1" w:styleId="aa">
    <w:name w:val="表样式"/>
    <w:basedOn w:val="a6"/>
    <w:pPr>
      <w:jc w:val="both"/>
    </w:pPr>
    <w:rPr>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style>
  <w:style w:type="paragraph" w:customStyle="1" w:styleId="a2">
    <w:name w:val="插图题注"/>
    <w:next w:val="a4"/>
    <w:pPr>
      <w:numPr>
        <w:ilvl w:val="7"/>
        <w:numId w:val="1"/>
      </w:numPr>
      <w:spacing w:afterLines="100"/>
      <w:ind w:left="1089" w:hanging="369"/>
      <w:jc w:val="center"/>
    </w:pPr>
    <w:rPr>
      <w:rFonts w:ascii="Arial" w:hAnsi="Arial"/>
      <w:sz w:val="18"/>
      <w:szCs w:val="18"/>
    </w:rPr>
  </w:style>
  <w:style w:type="paragraph" w:customStyle="1" w:styleId="ab">
    <w:name w:val="图样式"/>
    <w:basedOn w:val="a4"/>
    <w:pPr>
      <w:keepNext/>
      <w:spacing w:before="80" w:after="80"/>
      <w:jc w:val="center"/>
    </w:pPr>
  </w:style>
  <w:style w:type="paragraph" w:customStyle="1" w:styleId="ac">
    <w:name w:val="文档标题"/>
    <w:basedOn w:val="a4"/>
    <w:pPr>
      <w:tabs>
        <w:tab w:val="left" w:pos="0"/>
      </w:tabs>
      <w:spacing w:before="300" w:after="300"/>
      <w:jc w:val="center"/>
    </w:pPr>
    <w:rPr>
      <w:rFonts w:ascii="Arial" w:eastAsia="黑体" w:hAnsi="Arial"/>
      <w:sz w:val="36"/>
      <w:szCs w:val="36"/>
    </w:rPr>
  </w:style>
  <w:style w:type="paragraph" w:styleId="ad">
    <w:name w:val="footer"/>
    <w:basedOn w:val="HeadingLeft"/>
    <w:rsid w:val="00911988"/>
    <w:pPr>
      <w:spacing w:before="200" w:after="200" w:line="20" w:lineRule="atLeast"/>
      <w:jc w:val="center"/>
    </w:pPr>
    <w:rPr>
      <w:rFonts w:cs="Times New Roman"/>
      <w:b/>
      <w:bCs/>
      <w:sz w:val="2"/>
      <w:szCs w:val="2"/>
    </w:rPr>
  </w:style>
  <w:style w:type="paragraph" w:styleId="ae">
    <w:name w:val="header"/>
    <w:basedOn w:val="a4"/>
    <w:rsid w:val="00911988"/>
    <w:pPr>
      <w:tabs>
        <w:tab w:val="center" w:pos="4153"/>
        <w:tab w:val="right" w:pos="8306"/>
      </w:tabs>
      <w:spacing w:before="0" w:after="0" w:line="20" w:lineRule="atLeast"/>
      <w:ind w:left="0"/>
      <w:jc w:val="right"/>
    </w:pPr>
    <w:rPr>
      <w:sz w:val="2"/>
      <w:szCs w:val="2"/>
    </w:rPr>
  </w:style>
  <w:style w:type="paragraph" w:customStyle="1" w:styleId="af">
    <w:name w:val="正文（首行不缩进）"/>
    <w:basedOn w:val="a4"/>
  </w:style>
  <w:style w:type="paragraph" w:customStyle="1" w:styleId="af0">
    <w:name w:val="注示头"/>
    <w:basedOn w:val="a4"/>
    <w:pPr>
      <w:pBdr>
        <w:top w:val="single" w:sz="4" w:space="1" w:color="000000"/>
      </w:pBdr>
      <w:jc w:val="both"/>
    </w:pPr>
    <w:rPr>
      <w:rFonts w:ascii="Arial" w:eastAsia="黑体" w:hAnsi="Arial"/>
      <w:sz w:val="18"/>
    </w:rPr>
  </w:style>
  <w:style w:type="paragraph" w:customStyle="1" w:styleId="af1">
    <w:name w:val="注示文本"/>
    <w:basedOn w:val="a4"/>
    <w:pPr>
      <w:pBdr>
        <w:bottom w:val="single" w:sz="4" w:space="1" w:color="000000"/>
      </w:pBdr>
      <w:ind w:firstLine="360"/>
      <w:jc w:val="both"/>
    </w:pPr>
    <w:rPr>
      <w:rFonts w:ascii="Arial" w:eastAsia="楷体_GB2312" w:hAnsi="Arial"/>
      <w:sz w:val="18"/>
      <w:szCs w:val="18"/>
    </w:rPr>
  </w:style>
  <w:style w:type="paragraph" w:customStyle="1" w:styleId="af2">
    <w:name w:val="编写建议"/>
    <w:basedOn w:val="a4"/>
    <w:pPr>
      <w:ind w:firstLine="420"/>
    </w:pPr>
    <w:rPr>
      <w:rFonts w:ascii="Arial" w:hAnsi="Arial"/>
      <w:i/>
      <w:color w:val="0000FF"/>
    </w:rPr>
  </w:style>
  <w:style w:type="table" w:styleId="af3">
    <w:name w:val="Table Grid"/>
    <w:basedOn w:val="a6"/>
    <w:rsid w:val="00911988"/>
    <w:pPr>
      <w:widowControl w:val="0"/>
      <w:adjustRightInd w:val="0"/>
      <w:snapToGrid w:val="0"/>
      <w:jc w:val="both"/>
    </w:pPr>
    <w:tblPr>
      <w:tblInd w:w="113" w:type="dxa"/>
    </w:tblPr>
  </w:style>
  <w:style w:type="character" w:customStyle="1" w:styleId="af4">
    <w:name w:val="样式一"/>
    <w:basedOn w:val="a5"/>
    <w:rPr>
      <w:rFonts w:ascii="宋体" w:hAnsi="宋体"/>
      <w:b/>
      <w:bCs/>
      <w:color w:val="000000"/>
      <w:sz w:val="36"/>
    </w:rPr>
  </w:style>
  <w:style w:type="character" w:customStyle="1" w:styleId="af5">
    <w:name w:val="样式二"/>
    <w:basedOn w:val="af4"/>
    <w:rPr>
      <w:rFonts w:ascii="宋体" w:hAnsi="宋体"/>
      <w:b/>
      <w:bCs/>
      <w:color w:val="000000"/>
      <w:sz w:val="36"/>
    </w:rPr>
  </w:style>
  <w:style w:type="paragraph" w:styleId="af6">
    <w:name w:val="Balloon Text"/>
    <w:basedOn w:val="a4"/>
    <w:link w:val="af7"/>
    <w:rsid w:val="00911988"/>
    <w:rPr>
      <w:sz w:val="18"/>
      <w:szCs w:val="18"/>
    </w:rPr>
  </w:style>
  <w:style w:type="character" w:customStyle="1" w:styleId="af7">
    <w:name w:val="批注框文本 字符"/>
    <w:basedOn w:val="a5"/>
    <w:link w:val="af6"/>
    <w:rPr>
      <w:rFonts w:cs="Arial"/>
      <w:kern w:val="2"/>
      <w:sz w:val="18"/>
      <w:szCs w:val="18"/>
    </w:rPr>
  </w:style>
  <w:style w:type="paragraph" w:styleId="af8">
    <w:name w:val="List Paragraph"/>
    <w:basedOn w:val="a4"/>
    <w:uiPriority w:val="34"/>
    <w:qFormat/>
    <w:rsid w:val="0075012D"/>
    <w:pPr>
      <w:ind w:firstLineChars="200" w:firstLine="420"/>
    </w:pPr>
  </w:style>
  <w:style w:type="character" w:customStyle="1" w:styleId="42">
    <w:name w:val="标题 4 字符"/>
    <w:basedOn w:val="a5"/>
    <w:link w:val="41"/>
    <w:rsid w:val="00911988"/>
    <w:rPr>
      <w:rFonts w:ascii="Book Antiqua" w:eastAsia="黑体" w:hAnsi="Book Antiqua" w:cs="宋体"/>
      <w:noProof/>
      <w:sz w:val="28"/>
      <w:szCs w:val="28"/>
    </w:rPr>
  </w:style>
  <w:style w:type="character" w:customStyle="1" w:styleId="52">
    <w:name w:val="标题 5 字符"/>
    <w:basedOn w:val="a5"/>
    <w:link w:val="51"/>
    <w:rsid w:val="00911988"/>
    <w:rPr>
      <w:rFonts w:ascii="Book Antiqua" w:eastAsia="黑体" w:hAnsi="Book Antiqua" w:cs="宋体"/>
      <w:noProof/>
      <w:sz w:val="24"/>
      <w:szCs w:val="24"/>
    </w:rPr>
  </w:style>
  <w:style w:type="character" w:customStyle="1" w:styleId="60">
    <w:name w:val="标题 6 字符"/>
    <w:basedOn w:val="a5"/>
    <w:link w:val="6"/>
    <w:semiHidden/>
    <w:rsid w:val="00911988"/>
    <w:rPr>
      <w:rFonts w:ascii="Arial" w:eastAsia="黑体" w:hAnsi="Arial"/>
      <w:b/>
      <w:bCs/>
      <w:kern w:val="2"/>
      <w:sz w:val="21"/>
      <w:szCs w:val="21"/>
    </w:rPr>
  </w:style>
  <w:style w:type="character" w:customStyle="1" w:styleId="70">
    <w:name w:val="标题 7 字符"/>
    <w:basedOn w:val="a5"/>
    <w:link w:val="7"/>
    <w:rsid w:val="00911988"/>
    <w:rPr>
      <w:rFonts w:ascii="Book Antiqua" w:eastAsia="黑体" w:hAnsi="Book Antiqua" w:cs="Book Antiqua"/>
      <w:b/>
      <w:kern w:val="2"/>
      <w:sz w:val="44"/>
      <w:szCs w:val="44"/>
    </w:rPr>
  </w:style>
  <w:style w:type="character" w:customStyle="1" w:styleId="80">
    <w:name w:val="标题 8 字符"/>
    <w:basedOn w:val="a5"/>
    <w:link w:val="8"/>
    <w:rsid w:val="00911988"/>
    <w:rPr>
      <w:rFonts w:ascii="Book Antiqua" w:eastAsia="黑体" w:hAnsi="Book Antiqua"/>
      <w:bCs/>
      <w:noProof/>
      <w:sz w:val="36"/>
      <w:szCs w:val="36"/>
      <w:lang w:eastAsia="en-US"/>
    </w:rPr>
  </w:style>
  <w:style w:type="character" w:customStyle="1" w:styleId="90">
    <w:name w:val="标题 9 字符"/>
    <w:basedOn w:val="a5"/>
    <w:link w:val="9"/>
    <w:rsid w:val="00911988"/>
    <w:rPr>
      <w:rFonts w:ascii="Book Antiqua" w:eastAsia="黑体" w:hAnsi="Book Antiqua"/>
      <w:noProof/>
      <w:sz w:val="32"/>
      <w:szCs w:val="32"/>
    </w:rPr>
  </w:style>
  <w:style w:type="paragraph" w:customStyle="1" w:styleId="BlockLabel">
    <w:name w:val="Block Label"/>
    <w:basedOn w:val="a4"/>
    <w:next w:val="a4"/>
    <w:rsid w:val="00911988"/>
    <w:pPr>
      <w:keepNext/>
      <w:keepLines/>
      <w:spacing w:before="300" w:after="80"/>
      <w:ind w:left="0"/>
    </w:pPr>
    <w:rPr>
      <w:rFonts w:ascii="Book Antiqua" w:eastAsia="黑体" w:hAnsi="Book Antiqua" w:cs="Book Antiqua"/>
      <w:bCs/>
      <w:kern w:val="0"/>
      <w:sz w:val="26"/>
      <w:szCs w:val="26"/>
    </w:rPr>
  </w:style>
  <w:style w:type="paragraph" w:customStyle="1" w:styleId="Cover1">
    <w:name w:val="Cover1"/>
    <w:basedOn w:val="a4"/>
    <w:rsid w:val="00911988"/>
    <w:pPr>
      <w:spacing w:before="80" w:after="80" w:line="240" w:lineRule="auto"/>
      <w:ind w:left="0"/>
    </w:pPr>
    <w:rPr>
      <w:rFonts w:ascii="Arial" w:eastAsia="黑体" w:hAnsi="Arial"/>
      <w:b/>
      <w:bCs/>
      <w:noProof/>
      <w:kern w:val="0"/>
      <w:sz w:val="48"/>
      <w:szCs w:val="48"/>
    </w:rPr>
  </w:style>
  <w:style w:type="paragraph" w:customStyle="1" w:styleId="Cover4">
    <w:name w:val="Cover 4"/>
    <w:basedOn w:val="Cover3"/>
    <w:rsid w:val="00911988"/>
    <w:pPr>
      <w:spacing w:before="0" w:after="0" w:line="240" w:lineRule="auto"/>
      <w:jc w:val="both"/>
    </w:pPr>
    <w:rPr>
      <w:sz w:val="21"/>
      <w:szCs w:val="21"/>
    </w:rPr>
  </w:style>
  <w:style w:type="paragraph" w:customStyle="1" w:styleId="Cover5">
    <w:name w:val="Cover 5"/>
    <w:basedOn w:val="a4"/>
    <w:rsid w:val="00911988"/>
    <w:pPr>
      <w:widowControl w:val="0"/>
      <w:spacing w:before="0" w:after="0" w:line="240" w:lineRule="auto"/>
      <w:ind w:left="0"/>
    </w:pPr>
    <w:rPr>
      <w:sz w:val="18"/>
      <w:szCs w:val="18"/>
    </w:rPr>
  </w:style>
  <w:style w:type="table" w:customStyle="1" w:styleId="TableNoFrame">
    <w:name w:val="Table No Frame"/>
    <w:basedOn w:val="af3"/>
    <w:semiHidden/>
    <w:rsid w:val="00911988"/>
    <w:pPr>
      <w:adjustRightInd/>
      <w:snapToGrid/>
      <w:jc w:val="left"/>
    </w:pPr>
    <w:tblPr/>
    <w:trPr>
      <w:cantSplit/>
    </w:trPr>
  </w:style>
  <w:style w:type="paragraph" w:customStyle="1" w:styleId="Figure">
    <w:name w:val="Figure"/>
    <w:basedOn w:val="a4"/>
    <w:next w:val="a4"/>
    <w:rsid w:val="00911988"/>
  </w:style>
  <w:style w:type="paragraph" w:customStyle="1" w:styleId="FigureDescription">
    <w:name w:val="Figure Description"/>
    <w:next w:val="Figure"/>
    <w:rsid w:val="00911988"/>
    <w:pPr>
      <w:keepNext/>
      <w:adjustRightInd w:val="0"/>
      <w:snapToGrid w:val="0"/>
      <w:spacing w:before="320" w:after="80" w:line="240" w:lineRule="atLeast"/>
      <w:ind w:left="1701"/>
    </w:pPr>
    <w:rPr>
      <w:rFonts w:eastAsia="黑体" w:cs="Arial"/>
      <w:spacing w:val="-4"/>
      <w:kern w:val="2"/>
      <w:sz w:val="21"/>
      <w:szCs w:val="21"/>
    </w:rPr>
  </w:style>
  <w:style w:type="paragraph" w:customStyle="1" w:styleId="FigureText">
    <w:name w:val="Figure Text"/>
    <w:rsid w:val="00911988"/>
    <w:pPr>
      <w:widowControl w:val="0"/>
      <w:adjustRightInd w:val="0"/>
      <w:snapToGrid w:val="0"/>
      <w:spacing w:line="240" w:lineRule="atLeast"/>
    </w:pPr>
    <w:rPr>
      <w:rFonts w:cs="Arial"/>
      <w:sz w:val="18"/>
      <w:szCs w:val="18"/>
      <w:lang w:eastAsia="en-US"/>
    </w:rPr>
  </w:style>
  <w:style w:type="paragraph" w:customStyle="1" w:styleId="HeadingLeft">
    <w:name w:val="Heading Left"/>
    <w:basedOn w:val="a4"/>
    <w:rsid w:val="00911988"/>
    <w:pPr>
      <w:spacing w:before="0" w:after="0"/>
      <w:ind w:left="0"/>
    </w:pPr>
    <w:rPr>
      <w:sz w:val="20"/>
      <w:szCs w:val="20"/>
    </w:rPr>
  </w:style>
  <w:style w:type="paragraph" w:customStyle="1" w:styleId="HeadingRight">
    <w:name w:val="Heading Right"/>
    <w:basedOn w:val="a4"/>
    <w:rsid w:val="00911988"/>
    <w:pPr>
      <w:spacing w:before="0" w:after="0"/>
      <w:ind w:left="0"/>
      <w:jc w:val="right"/>
    </w:pPr>
    <w:rPr>
      <w:sz w:val="20"/>
      <w:szCs w:val="20"/>
    </w:rPr>
  </w:style>
  <w:style w:type="paragraph" w:customStyle="1" w:styleId="Heading1NoNumber">
    <w:name w:val="Heading1 No Number"/>
    <w:basedOn w:val="1"/>
    <w:next w:val="a4"/>
    <w:rsid w:val="00911988"/>
    <w:pPr>
      <w:pageBreakBefore/>
    </w:pPr>
  </w:style>
  <w:style w:type="paragraph" w:customStyle="1" w:styleId="Heading2NoNumber">
    <w:name w:val="Heading2 No Number"/>
    <w:basedOn w:val="21"/>
    <w:next w:val="a4"/>
    <w:rsid w:val="00911988"/>
    <w:pPr>
      <w:outlineLvl w:val="9"/>
    </w:pPr>
  </w:style>
  <w:style w:type="paragraph" w:customStyle="1" w:styleId="Heading3NoNumber">
    <w:name w:val="Heading3 No Number"/>
    <w:basedOn w:val="31"/>
    <w:next w:val="a4"/>
    <w:autoRedefine/>
    <w:rsid w:val="00911988"/>
    <w:pPr>
      <w:outlineLvl w:val="9"/>
    </w:pPr>
    <w:rPr>
      <w:rFonts w:cs="Book Antiqua"/>
      <w:sz w:val="26"/>
    </w:rPr>
  </w:style>
  <w:style w:type="paragraph" w:customStyle="1" w:styleId="Heading4NoNumber">
    <w:name w:val="Heading4 No Number"/>
    <w:basedOn w:val="a4"/>
    <w:semiHidden/>
    <w:rsid w:val="00911988"/>
    <w:pPr>
      <w:keepNext/>
      <w:spacing w:before="200"/>
    </w:pPr>
    <w:rPr>
      <w:rFonts w:eastAsia="黑体"/>
      <w:bCs/>
      <w:spacing w:val="-4"/>
    </w:rPr>
  </w:style>
  <w:style w:type="paragraph" w:customStyle="1" w:styleId="AboutThisChapter">
    <w:name w:val="About This Chapter"/>
    <w:basedOn w:val="Heading2NoNumber"/>
    <w:next w:val="a4"/>
    <w:rsid w:val="00911988"/>
    <w:pPr>
      <w:spacing w:after="560"/>
    </w:pPr>
  </w:style>
  <w:style w:type="numbering" w:styleId="111111">
    <w:name w:val="Outline List 2"/>
    <w:basedOn w:val="a7"/>
    <w:semiHidden/>
    <w:rsid w:val="00911988"/>
    <w:pPr>
      <w:numPr>
        <w:numId w:val="13"/>
      </w:numPr>
    </w:pPr>
  </w:style>
  <w:style w:type="paragraph" w:customStyle="1" w:styleId="ItemList">
    <w:name w:val="Item List"/>
    <w:rsid w:val="00911988"/>
    <w:pPr>
      <w:numPr>
        <w:numId w:val="17"/>
      </w:numPr>
      <w:adjustRightInd w:val="0"/>
      <w:snapToGrid w:val="0"/>
      <w:spacing w:before="80" w:after="80" w:line="240" w:lineRule="atLeast"/>
    </w:pPr>
    <w:rPr>
      <w:rFonts w:cs="Arial"/>
      <w:kern w:val="2"/>
      <w:sz w:val="21"/>
      <w:szCs w:val="21"/>
    </w:rPr>
  </w:style>
  <w:style w:type="paragraph" w:customStyle="1" w:styleId="ItemListinTable">
    <w:name w:val="Item List in Table"/>
    <w:basedOn w:val="a4"/>
    <w:rsid w:val="00911988"/>
    <w:pPr>
      <w:numPr>
        <w:numId w:val="23"/>
      </w:numPr>
      <w:tabs>
        <w:tab w:val="left" w:pos="284"/>
      </w:tabs>
      <w:spacing w:before="80" w:after="80"/>
    </w:pPr>
    <w:rPr>
      <w:kern w:val="0"/>
    </w:rPr>
  </w:style>
  <w:style w:type="paragraph" w:customStyle="1" w:styleId="ItemListText">
    <w:name w:val="Item List Text"/>
    <w:rsid w:val="00911988"/>
    <w:pPr>
      <w:adjustRightInd w:val="0"/>
      <w:snapToGrid w:val="0"/>
      <w:spacing w:before="80" w:after="80" w:line="240" w:lineRule="atLeast"/>
      <w:ind w:left="2126"/>
    </w:pPr>
    <w:rPr>
      <w:kern w:val="2"/>
      <w:sz w:val="21"/>
      <w:szCs w:val="21"/>
    </w:rPr>
  </w:style>
  <w:style w:type="paragraph" w:customStyle="1" w:styleId="ItemStep">
    <w:name w:val="Item Step"/>
    <w:rsid w:val="00911988"/>
    <w:pPr>
      <w:numPr>
        <w:numId w:val="18"/>
      </w:numPr>
      <w:adjustRightInd w:val="0"/>
      <w:snapToGrid w:val="0"/>
      <w:spacing w:before="80" w:after="80" w:line="240" w:lineRule="atLeast"/>
      <w:jc w:val="both"/>
      <w:outlineLvl w:val="6"/>
    </w:pPr>
    <w:rPr>
      <w:rFonts w:cs="Arial" w:hint="eastAsia"/>
      <w:sz w:val="21"/>
      <w:szCs w:val="21"/>
    </w:rPr>
  </w:style>
  <w:style w:type="paragraph" w:customStyle="1" w:styleId="ManualTitle1">
    <w:name w:val="Manual Title1"/>
    <w:semiHidden/>
    <w:rsid w:val="00911988"/>
    <w:rPr>
      <w:rFonts w:ascii="Arial" w:eastAsia="黑体" w:hAnsi="Arial"/>
      <w:noProof/>
      <w:sz w:val="30"/>
      <w:lang w:eastAsia="en-US"/>
    </w:rPr>
  </w:style>
  <w:style w:type="paragraph" w:customStyle="1" w:styleId="CAUTIONHeading">
    <w:name w:val="CAUTION Heading"/>
    <w:basedOn w:val="a4"/>
    <w:rsid w:val="00911988"/>
    <w:pPr>
      <w:keepNext/>
      <w:pBdr>
        <w:top w:val="single" w:sz="12" w:space="4" w:color="auto"/>
      </w:pBdr>
      <w:spacing w:before="80" w:after="80"/>
    </w:pPr>
    <w:rPr>
      <w:rFonts w:ascii="Book Antiqua" w:eastAsia="黑体" w:hAnsi="Book Antiqua"/>
      <w:bCs/>
      <w:noProof/>
    </w:rPr>
  </w:style>
  <w:style w:type="paragraph" w:customStyle="1" w:styleId="NotesHeadinginTable">
    <w:name w:val="Notes Heading in Table"/>
    <w:next w:val="NotesTextinTable"/>
    <w:rsid w:val="00911988"/>
    <w:pPr>
      <w:keepNext/>
      <w:adjustRightInd w:val="0"/>
      <w:snapToGrid w:val="0"/>
      <w:spacing w:before="80" w:after="40" w:line="240" w:lineRule="atLeast"/>
    </w:pPr>
    <w:rPr>
      <w:rFonts w:eastAsia="黑体" w:cs="Arial"/>
      <w:bCs/>
      <w:kern w:val="2"/>
      <w:sz w:val="18"/>
      <w:szCs w:val="18"/>
    </w:rPr>
  </w:style>
  <w:style w:type="paragraph" w:customStyle="1" w:styleId="CAUTIONText">
    <w:name w:val="CAUTION Text"/>
    <w:basedOn w:val="a4"/>
    <w:rsid w:val="00911988"/>
    <w:pPr>
      <w:keepLines/>
      <w:pBdr>
        <w:bottom w:val="single" w:sz="12" w:space="4" w:color="auto"/>
      </w:pBdr>
      <w:spacing w:before="80" w:after="80"/>
    </w:pPr>
    <w:rPr>
      <w:rFonts w:eastAsia="楷体_GB2312"/>
      <w:iCs/>
    </w:rPr>
  </w:style>
  <w:style w:type="paragraph" w:customStyle="1" w:styleId="NotesTextinTable">
    <w:name w:val="Notes Text in Table"/>
    <w:rsid w:val="00911988"/>
    <w:pPr>
      <w:widowControl w:val="0"/>
      <w:adjustRightInd w:val="0"/>
      <w:snapToGrid w:val="0"/>
      <w:spacing w:before="40" w:after="80" w:line="240" w:lineRule="atLeast"/>
      <w:ind w:left="170"/>
    </w:pPr>
    <w:rPr>
      <w:rFonts w:eastAsia="楷体_GB2312" w:cs="Arial"/>
      <w:iCs/>
      <w:kern w:val="2"/>
      <w:sz w:val="18"/>
      <w:szCs w:val="18"/>
    </w:rPr>
  </w:style>
  <w:style w:type="paragraph" w:customStyle="1" w:styleId="CAUTIONTextList">
    <w:name w:val="CAUTION Text List"/>
    <w:basedOn w:val="CAUTIONText"/>
    <w:rsid w:val="00911988"/>
    <w:pPr>
      <w:keepNext/>
      <w:numPr>
        <w:numId w:val="16"/>
      </w:numPr>
    </w:pPr>
  </w:style>
  <w:style w:type="table" w:customStyle="1" w:styleId="Table">
    <w:name w:val="Table"/>
    <w:basedOn w:val="af9"/>
    <w:rsid w:val="00911988"/>
    <w:pPr>
      <w:jc w:val="left"/>
    </w:pPr>
    <w:rPr>
      <w:rFonts w:cs="Arial"/>
    </w:rPr>
    <w:tblPr>
      <w:tblInd w:w="1814" w:type="dxa"/>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table" w:customStyle="1" w:styleId="RemarksTable">
    <w:name w:val="Remarks Table"/>
    <w:basedOn w:val="af3"/>
    <w:rsid w:val="00911988"/>
    <w:pPr>
      <w:jc w:val="left"/>
    </w:pPr>
    <w:rPr>
      <w:rFonts w:cs="Arial"/>
      <w:sz w:val="21"/>
      <w:szCs w:val="21"/>
    </w:rPr>
    <w:tblPr>
      <w:tblInd w:w="1814" w:type="dxa"/>
    </w:tblPr>
    <w:trPr>
      <w:cantSplit/>
    </w:trPr>
  </w:style>
  <w:style w:type="paragraph" w:customStyle="1" w:styleId="Step">
    <w:name w:val="Step"/>
    <w:basedOn w:val="a4"/>
    <w:rsid w:val="00911988"/>
    <w:pPr>
      <w:tabs>
        <w:tab w:val="num" w:pos="1701"/>
      </w:tabs>
      <w:ind w:hanging="159"/>
    </w:pPr>
    <w:rPr>
      <w:snapToGrid w:val="0"/>
      <w:kern w:val="0"/>
    </w:rPr>
  </w:style>
  <w:style w:type="paragraph" w:customStyle="1" w:styleId="SubItemList">
    <w:name w:val="Sub Item List"/>
    <w:basedOn w:val="a4"/>
    <w:rsid w:val="00911988"/>
    <w:pPr>
      <w:numPr>
        <w:numId w:val="22"/>
      </w:numPr>
      <w:spacing w:before="80" w:after="80"/>
    </w:pPr>
  </w:style>
  <w:style w:type="paragraph" w:customStyle="1" w:styleId="SubItemListText">
    <w:name w:val="Sub Item List Text"/>
    <w:rsid w:val="00911988"/>
    <w:pPr>
      <w:adjustRightInd w:val="0"/>
      <w:snapToGrid w:val="0"/>
      <w:spacing w:before="80" w:after="80" w:line="240" w:lineRule="atLeast"/>
      <w:ind w:left="2410"/>
    </w:pPr>
    <w:rPr>
      <w:kern w:val="2"/>
      <w:sz w:val="21"/>
      <w:szCs w:val="21"/>
    </w:rPr>
  </w:style>
  <w:style w:type="paragraph" w:styleId="afa">
    <w:name w:val="Title"/>
    <w:basedOn w:val="a4"/>
    <w:link w:val="afb"/>
    <w:qFormat/>
    <w:rsid w:val="00911988"/>
    <w:pPr>
      <w:spacing w:before="240" w:after="60"/>
      <w:jc w:val="center"/>
      <w:outlineLvl w:val="0"/>
    </w:pPr>
    <w:rPr>
      <w:rFonts w:ascii="Arial" w:hAnsi="Arial"/>
      <w:b/>
      <w:bCs/>
      <w:sz w:val="32"/>
      <w:szCs w:val="32"/>
    </w:rPr>
  </w:style>
  <w:style w:type="character" w:customStyle="1" w:styleId="afb">
    <w:name w:val="标题 字符"/>
    <w:basedOn w:val="a5"/>
    <w:link w:val="afa"/>
    <w:rsid w:val="00911988"/>
    <w:rPr>
      <w:rFonts w:ascii="Arial" w:hAnsi="Arial" w:cs="Arial"/>
      <w:b/>
      <w:bCs/>
      <w:kern w:val="2"/>
      <w:sz w:val="32"/>
      <w:szCs w:val="32"/>
    </w:rPr>
  </w:style>
  <w:style w:type="table" w:styleId="af9">
    <w:name w:val="Table Professional"/>
    <w:basedOn w:val="a6"/>
    <w:semiHidden/>
    <w:rsid w:val="00911988"/>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TableDescription">
    <w:name w:val="Table Description"/>
    <w:basedOn w:val="a4"/>
    <w:next w:val="a4"/>
    <w:rsid w:val="00911988"/>
    <w:pPr>
      <w:keepNext/>
      <w:spacing w:before="320" w:after="80"/>
    </w:pPr>
    <w:rPr>
      <w:rFonts w:eastAsia="黑体"/>
      <w:spacing w:val="-4"/>
    </w:rPr>
  </w:style>
  <w:style w:type="paragraph" w:customStyle="1" w:styleId="TableNote">
    <w:name w:val="Table Note"/>
    <w:basedOn w:val="a4"/>
    <w:rsid w:val="00911988"/>
    <w:pPr>
      <w:spacing w:before="80" w:after="80"/>
    </w:pPr>
    <w:rPr>
      <w:sz w:val="18"/>
      <w:szCs w:val="18"/>
    </w:rPr>
  </w:style>
  <w:style w:type="paragraph" w:customStyle="1" w:styleId="TerminalDisplay">
    <w:name w:val="Terminal Display"/>
    <w:rsid w:val="00911988"/>
    <w:pPr>
      <w:snapToGrid w:val="0"/>
      <w:spacing w:line="240" w:lineRule="atLeast"/>
      <w:ind w:left="1701"/>
    </w:pPr>
    <w:rPr>
      <w:rFonts w:ascii="Courier New" w:hAnsi="Courier New" w:cs="Courier New"/>
      <w:snapToGrid w:val="0"/>
      <w:spacing w:val="-1"/>
      <w:sz w:val="16"/>
      <w:szCs w:val="16"/>
    </w:rPr>
  </w:style>
  <w:style w:type="paragraph" w:styleId="TOC1">
    <w:name w:val="toc 1"/>
    <w:basedOn w:val="a4"/>
    <w:next w:val="a4"/>
    <w:uiPriority w:val="39"/>
    <w:rsid w:val="00911988"/>
    <w:pPr>
      <w:spacing w:after="80"/>
      <w:ind w:left="0"/>
    </w:pPr>
    <w:rPr>
      <w:rFonts w:ascii="Book Antiqua" w:hAnsi="Book Antiqua" w:cs="Book Antiqua"/>
      <w:b/>
      <w:bCs/>
      <w:sz w:val="24"/>
      <w:szCs w:val="24"/>
    </w:rPr>
  </w:style>
  <w:style w:type="paragraph" w:styleId="TOC2">
    <w:name w:val="toc 2"/>
    <w:basedOn w:val="a4"/>
    <w:next w:val="a4"/>
    <w:uiPriority w:val="39"/>
    <w:rsid w:val="00911988"/>
    <w:pPr>
      <w:spacing w:before="80" w:after="80"/>
      <w:ind w:left="0"/>
    </w:pPr>
    <w:rPr>
      <w:noProof/>
      <w:sz w:val="20"/>
      <w:szCs w:val="20"/>
    </w:rPr>
  </w:style>
  <w:style w:type="paragraph" w:styleId="TOC3">
    <w:name w:val="toc 3"/>
    <w:basedOn w:val="a4"/>
    <w:next w:val="a4"/>
    <w:uiPriority w:val="39"/>
    <w:rsid w:val="00911988"/>
    <w:pPr>
      <w:spacing w:before="80" w:after="80"/>
      <w:ind w:left="0"/>
    </w:pPr>
    <w:rPr>
      <w:noProof/>
      <w:sz w:val="20"/>
      <w:szCs w:val="20"/>
    </w:rPr>
  </w:style>
  <w:style w:type="paragraph" w:styleId="TOC4">
    <w:name w:val="toc 4"/>
    <w:basedOn w:val="a4"/>
    <w:next w:val="a4"/>
    <w:uiPriority w:val="39"/>
    <w:rsid w:val="00911988"/>
    <w:pPr>
      <w:spacing w:before="80" w:after="80"/>
      <w:ind w:left="0"/>
    </w:pPr>
    <w:rPr>
      <w:sz w:val="20"/>
      <w:szCs w:val="20"/>
    </w:rPr>
  </w:style>
  <w:style w:type="paragraph" w:styleId="TOC5">
    <w:name w:val="toc 5"/>
    <w:basedOn w:val="a4"/>
    <w:next w:val="a4"/>
    <w:uiPriority w:val="39"/>
    <w:rsid w:val="00911988"/>
    <w:pPr>
      <w:spacing w:before="80" w:after="80"/>
      <w:ind w:left="0"/>
    </w:pPr>
    <w:rPr>
      <w:sz w:val="20"/>
    </w:rPr>
  </w:style>
  <w:style w:type="paragraph" w:styleId="TOC6">
    <w:name w:val="toc 6"/>
    <w:basedOn w:val="a4"/>
    <w:next w:val="a4"/>
    <w:autoRedefine/>
    <w:semiHidden/>
    <w:rsid w:val="00911988"/>
    <w:pPr>
      <w:ind w:left="2100"/>
    </w:pPr>
    <w:rPr>
      <w:sz w:val="24"/>
    </w:rPr>
  </w:style>
  <w:style w:type="paragraph" w:styleId="TOC7">
    <w:name w:val="toc 7"/>
    <w:basedOn w:val="a4"/>
    <w:next w:val="a4"/>
    <w:autoRedefine/>
    <w:semiHidden/>
    <w:rsid w:val="00911988"/>
    <w:pPr>
      <w:ind w:left="2520"/>
    </w:pPr>
    <w:rPr>
      <w:sz w:val="24"/>
    </w:rPr>
  </w:style>
  <w:style w:type="paragraph" w:styleId="TOC8">
    <w:name w:val="toc 8"/>
    <w:basedOn w:val="a4"/>
    <w:next w:val="a4"/>
    <w:autoRedefine/>
    <w:semiHidden/>
    <w:rsid w:val="00911988"/>
    <w:pPr>
      <w:ind w:left="2940"/>
    </w:pPr>
    <w:rPr>
      <w:sz w:val="24"/>
    </w:rPr>
  </w:style>
  <w:style w:type="paragraph" w:styleId="TOC9">
    <w:name w:val="toc 9"/>
    <w:basedOn w:val="a4"/>
    <w:next w:val="a4"/>
    <w:autoRedefine/>
    <w:semiHidden/>
    <w:rsid w:val="00911988"/>
    <w:pPr>
      <w:ind w:left="3360"/>
    </w:pPr>
    <w:rPr>
      <w:sz w:val="24"/>
    </w:rPr>
  </w:style>
  <w:style w:type="paragraph" w:styleId="10">
    <w:name w:val="index 1"/>
    <w:basedOn w:val="a4"/>
    <w:next w:val="a4"/>
    <w:autoRedefine/>
    <w:semiHidden/>
    <w:rsid w:val="00911988"/>
    <w:rPr>
      <w:sz w:val="24"/>
    </w:rPr>
  </w:style>
  <w:style w:type="paragraph" w:styleId="23">
    <w:name w:val="index 2"/>
    <w:basedOn w:val="a4"/>
    <w:next w:val="a4"/>
    <w:autoRedefine/>
    <w:semiHidden/>
    <w:rsid w:val="00911988"/>
    <w:pPr>
      <w:ind w:leftChars="200" w:left="200"/>
    </w:pPr>
    <w:rPr>
      <w:sz w:val="24"/>
    </w:rPr>
  </w:style>
  <w:style w:type="paragraph" w:styleId="33">
    <w:name w:val="index 3"/>
    <w:basedOn w:val="a4"/>
    <w:next w:val="a4"/>
    <w:autoRedefine/>
    <w:semiHidden/>
    <w:rsid w:val="00911988"/>
    <w:pPr>
      <w:ind w:leftChars="400" w:left="400"/>
    </w:pPr>
    <w:rPr>
      <w:sz w:val="24"/>
    </w:rPr>
  </w:style>
  <w:style w:type="paragraph" w:styleId="53">
    <w:name w:val="index 5"/>
    <w:basedOn w:val="a4"/>
    <w:next w:val="a4"/>
    <w:autoRedefine/>
    <w:semiHidden/>
    <w:rsid w:val="00911988"/>
    <w:pPr>
      <w:ind w:left="1050" w:hanging="210"/>
    </w:pPr>
    <w:rPr>
      <w:sz w:val="20"/>
      <w:szCs w:val="20"/>
    </w:rPr>
  </w:style>
  <w:style w:type="paragraph" w:styleId="61">
    <w:name w:val="index 6"/>
    <w:basedOn w:val="a4"/>
    <w:next w:val="a4"/>
    <w:autoRedefine/>
    <w:semiHidden/>
    <w:rsid w:val="00911988"/>
    <w:pPr>
      <w:ind w:left="1260" w:hanging="210"/>
    </w:pPr>
    <w:rPr>
      <w:sz w:val="20"/>
      <w:szCs w:val="20"/>
    </w:rPr>
  </w:style>
  <w:style w:type="paragraph" w:styleId="71">
    <w:name w:val="index 7"/>
    <w:basedOn w:val="a4"/>
    <w:next w:val="a4"/>
    <w:autoRedefine/>
    <w:semiHidden/>
    <w:rsid w:val="00911988"/>
    <w:pPr>
      <w:ind w:left="1470" w:hanging="210"/>
    </w:pPr>
    <w:rPr>
      <w:sz w:val="20"/>
      <w:szCs w:val="20"/>
    </w:rPr>
  </w:style>
  <w:style w:type="paragraph" w:styleId="81">
    <w:name w:val="index 8"/>
    <w:basedOn w:val="a4"/>
    <w:next w:val="a4"/>
    <w:autoRedefine/>
    <w:semiHidden/>
    <w:rsid w:val="00911988"/>
    <w:pPr>
      <w:ind w:left="1680" w:hanging="210"/>
    </w:pPr>
    <w:rPr>
      <w:sz w:val="20"/>
      <w:szCs w:val="20"/>
    </w:rPr>
  </w:style>
  <w:style w:type="paragraph" w:styleId="91">
    <w:name w:val="index 9"/>
    <w:basedOn w:val="a4"/>
    <w:next w:val="a4"/>
    <w:autoRedefine/>
    <w:semiHidden/>
    <w:rsid w:val="00911988"/>
    <w:pPr>
      <w:ind w:left="1890" w:hanging="210"/>
    </w:pPr>
    <w:rPr>
      <w:sz w:val="20"/>
      <w:szCs w:val="20"/>
    </w:rPr>
  </w:style>
  <w:style w:type="paragraph" w:styleId="afc">
    <w:name w:val="table of figures"/>
    <w:basedOn w:val="a4"/>
    <w:next w:val="a4"/>
    <w:semiHidden/>
    <w:rsid w:val="00911988"/>
    <w:pPr>
      <w:spacing w:afterLines="50"/>
      <w:ind w:leftChars="300" w:left="300"/>
    </w:pPr>
    <w:rPr>
      <w:sz w:val="20"/>
      <w:szCs w:val="20"/>
    </w:rPr>
  </w:style>
  <w:style w:type="paragraph" w:styleId="afd">
    <w:name w:val="Document Map"/>
    <w:basedOn w:val="a4"/>
    <w:link w:val="afe"/>
    <w:semiHidden/>
    <w:rsid w:val="00911988"/>
    <w:pPr>
      <w:shd w:val="clear" w:color="auto" w:fill="000080"/>
    </w:pPr>
  </w:style>
  <w:style w:type="character" w:customStyle="1" w:styleId="afe">
    <w:name w:val="文档结构图 字符"/>
    <w:basedOn w:val="a5"/>
    <w:link w:val="afd"/>
    <w:semiHidden/>
    <w:rsid w:val="00911988"/>
    <w:rPr>
      <w:rFonts w:cs="Arial"/>
      <w:kern w:val="2"/>
      <w:sz w:val="21"/>
      <w:szCs w:val="21"/>
      <w:shd w:val="clear" w:color="auto" w:fill="000080"/>
    </w:rPr>
  </w:style>
  <w:style w:type="paragraph" w:customStyle="1" w:styleId="TerminalDisplayinTable">
    <w:name w:val="Terminal Display in Table"/>
    <w:rsid w:val="00911988"/>
    <w:pPr>
      <w:widowControl w:val="0"/>
      <w:adjustRightInd w:val="0"/>
      <w:snapToGrid w:val="0"/>
      <w:spacing w:before="80" w:after="80" w:line="240" w:lineRule="atLeast"/>
    </w:pPr>
    <w:rPr>
      <w:rFonts w:ascii="Courier New" w:hAnsi="Courier New" w:cs="Courier New"/>
      <w:snapToGrid w:val="0"/>
      <w:spacing w:val="-1"/>
      <w:sz w:val="16"/>
      <w:szCs w:val="16"/>
    </w:rPr>
  </w:style>
  <w:style w:type="character" w:styleId="aff">
    <w:name w:val="Hyperlink"/>
    <w:uiPriority w:val="99"/>
    <w:rsid w:val="00911988"/>
    <w:rPr>
      <w:color w:val="0000FF"/>
      <w:u w:val="none"/>
    </w:rPr>
  </w:style>
  <w:style w:type="paragraph" w:customStyle="1" w:styleId="CopyrightDeclaration">
    <w:name w:val="Copyright Declaration"/>
    <w:semiHidden/>
    <w:rsid w:val="00911988"/>
    <w:pPr>
      <w:spacing w:before="80" w:after="80"/>
    </w:pPr>
    <w:rPr>
      <w:rFonts w:ascii="Arial" w:eastAsia="黑体" w:hAnsi="Arial"/>
      <w:sz w:val="36"/>
    </w:rPr>
  </w:style>
  <w:style w:type="numbering" w:styleId="1111110">
    <w:name w:val="Outline List 1"/>
    <w:basedOn w:val="a7"/>
    <w:semiHidden/>
    <w:rsid w:val="00911988"/>
    <w:pPr>
      <w:numPr>
        <w:numId w:val="14"/>
      </w:numPr>
    </w:pPr>
  </w:style>
  <w:style w:type="paragraph" w:customStyle="1" w:styleId="TableHeading">
    <w:name w:val="Table Heading"/>
    <w:basedOn w:val="a4"/>
    <w:rsid w:val="00911988"/>
    <w:pPr>
      <w:keepNext/>
      <w:widowControl w:val="0"/>
      <w:spacing w:before="80" w:after="80"/>
      <w:ind w:left="0"/>
    </w:pPr>
    <w:rPr>
      <w:rFonts w:ascii="Book Antiqua" w:eastAsia="黑体" w:hAnsi="Book Antiqua" w:cs="Book Antiqua"/>
      <w:bCs/>
      <w:snapToGrid w:val="0"/>
      <w:kern w:val="0"/>
    </w:rPr>
  </w:style>
  <w:style w:type="paragraph" w:customStyle="1" w:styleId="TableText">
    <w:name w:val="Table Text"/>
    <w:basedOn w:val="a4"/>
    <w:rsid w:val="00911988"/>
    <w:pPr>
      <w:widowControl w:val="0"/>
      <w:spacing w:before="80" w:after="80"/>
      <w:ind w:left="0"/>
    </w:pPr>
    <w:rPr>
      <w:snapToGrid w:val="0"/>
      <w:kern w:val="0"/>
    </w:rPr>
  </w:style>
  <w:style w:type="paragraph" w:customStyle="1" w:styleId="HeadingMiddle">
    <w:name w:val="Heading Middle"/>
    <w:rsid w:val="00911988"/>
    <w:pPr>
      <w:adjustRightInd w:val="0"/>
      <w:snapToGrid w:val="0"/>
      <w:spacing w:line="240" w:lineRule="atLeast"/>
      <w:jc w:val="center"/>
    </w:pPr>
    <w:rPr>
      <w:rFonts w:cs="Arial"/>
      <w:snapToGrid w:val="0"/>
    </w:rPr>
  </w:style>
  <w:style w:type="paragraph" w:styleId="aff0">
    <w:name w:val="macro"/>
    <w:link w:val="aff1"/>
    <w:semiHidden/>
    <w:rsid w:val="00911988"/>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cs="Courier New"/>
      <w:kern w:val="2"/>
      <w:sz w:val="24"/>
      <w:szCs w:val="24"/>
    </w:rPr>
  </w:style>
  <w:style w:type="character" w:customStyle="1" w:styleId="aff1">
    <w:name w:val="宏文本 字符"/>
    <w:basedOn w:val="a5"/>
    <w:link w:val="aff0"/>
    <w:semiHidden/>
    <w:rsid w:val="00911988"/>
    <w:rPr>
      <w:rFonts w:ascii="Courier New" w:hAnsi="Courier New" w:cs="Courier New"/>
      <w:kern w:val="2"/>
      <w:sz w:val="24"/>
      <w:szCs w:val="24"/>
    </w:rPr>
  </w:style>
  <w:style w:type="paragraph" w:styleId="aff2">
    <w:name w:val="footnote text"/>
    <w:basedOn w:val="a4"/>
    <w:link w:val="aff3"/>
    <w:semiHidden/>
    <w:rsid w:val="00911988"/>
    <w:rPr>
      <w:sz w:val="18"/>
      <w:szCs w:val="18"/>
    </w:rPr>
  </w:style>
  <w:style w:type="character" w:customStyle="1" w:styleId="aff3">
    <w:name w:val="脚注文本 字符"/>
    <w:basedOn w:val="a5"/>
    <w:link w:val="aff2"/>
    <w:semiHidden/>
    <w:rsid w:val="00911988"/>
    <w:rPr>
      <w:rFonts w:cs="Arial"/>
      <w:kern w:val="2"/>
      <w:sz w:val="18"/>
      <w:szCs w:val="18"/>
    </w:rPr>
  </w:style>
  <w:style w:type="character" w:styleId="aff4">
    <w:name w:val="footnote reference"/>
    <w:basedOn w:val="a5"/>
    <w:semiHidden/>
    <w:rsid w:val="00911988"/>
    <w:rPr>
      <w:vertAlign w:val="superscript"/>
    </w:rPr>
  </w:style>
  <w:style w:type="paragraph" w:styleId="aff5">
    <w:name w:val="annotation text"/>
    <w:basedOn w:val="a4"/>
    <w:link w:val="aff6"/>
    <w:uiPriority w:val="99"/>
    <w:rsid w:val="00911988"/>
  </w:style>
  <w:style w:type="character" w:customStyle="1" w:styleId="aff6">
    <w:name w:val="批注文字 字符"/>
    <w:basedOn w:val="a5"/>
    <w:link w:val="aff5"/>
    <w:uiPriority w:val="99"/>
    <w:rsid w:val="00911988"/>
    <w:rPr>
      <w:rFonts w:cs="Arial"/>
      <w:kern w:val="2"/>
      <w:sz w:val="21"/>
      <w:szCs w:val="21"/>
    </w:rPr>
  </w:style>
  <w:style w:type="character" w:styleId="aff7">
    <w:name w:val="annotation reference"/>
    <w:basedOn w:val="a5"/>
    <w:uiPriority w:val="99"/>
    <w:semiHidden/>
    <w:rsid w:val="00911988"/>
    <w:rPr>
      <w:sz w:val="21"/>
      <w:szCs w:val="21"/>
    </w:rPr>
  </w:style>
  <w:style w:type="paragraph" w:styleId="aff8">
    <w:name w:val="annotation subject"/>
    <w:basedOn w:val="aff5"/>
    <w:next w:val="aff5"/>
    <w:link w:val="aff9"/>
    <w:semiHidden/>
    <w:rsid w:val="00911988"/>
    <w:rPr>
      <w:b/>
      <w:bCs/>
    </w:rPr>
  </w:style>
  <w:style w:type="character" w:customStyle="1" w:styleId="aff9">
    <w:name w:val="批注主题 字符"/>
    <w:basedOn w:val="aff6"/>
    <w:link w:val="aff8"/>
    <w:semiHidden/>
    <w:rsid w:val="00911988"/>
    <w:rPr>
      <w:rFonts w:cs="Arial"/>
      <w:b/>
      <w:bCs/>
      <w:kern w:val="2"/>
      <w:sz w:val="21"/>
      <w:szCs w:val="21"/>
    </w:rPr>
  </w:style>
  <w:style w:type="paragraph" w:styleId="43">
    <w:name w:val="index 4"/>
    <w:basedOn w:val="a4"/>
    <w:next w:val="a4"/>
    <w:autoRedefine/>
    <w:semiHidden/>
    <w:rsid w:val="00911988"/>
    <w:pPr>
      <w:ind w:left="1260"/>
    </w:pPr>
  </w:style>
  <w:style w:type="paragraph" w:styleId="affa">
    <w:name w:val="index heading"/>
    <w:basedOn w:val="a4"/>
    <w:next w:val="10"/>
    <w:semiHidden/>
    <w:rsid w:val="00911988"/>
    <w:rPr>
      <w:rFonts w:ascii="Arial" w:hAnsi="Arial"/>
      <w:b/>
      <w:bCs/>
    </w:rPr>
  </w:style>
  <w:style w:type="paragraph" w:styleId="affb">
    <w:name w:val="caption"/>
    <w:basedOn w:val="a4"/>
    <w:next w:val="a4"/>
    <w:semiHidden/>
    <w:qFormat/>
    <w:rsid w:val="00911988"/>
    <w:pPr>
      <w:spacing w:before="152"/>
    </w:pPr>
    <w:rPr>
      <w:rFonts w:ascii="Arial" w:eastAsia="黑体" w:hAnsi="Arial"/>
      <w:sz w:val="20"/>
      <w:szCs w:val="20"/>
    </w:rPr>
  </w:style>
  <w:style w:type="paragraph" w:styleId="affc">
    <w:name w:val="endnote text"/>
    <w:basedOn w:val="a4"/>
    <w:link w:val="affd"/>
    <w:semiHidden/>
    <w:rsid w:val="00911988"/>
  </w:style>
  <w:style w:type="character" w:customStyle="1" w:styleId="affd">
    <w:name w:val="尾注文本 字符"/>
    <w:basedOn w:val="a5"/>
    <w:link w:val="affc"/>
    <w:semiHidden/>
    <w:rsid w:val="00911988"/>
    <w:rPr>
      <w:rFonts w:cs="Arial"/>
      <w:kern w:val="2"/>
      <w:sz w:val="21"/>
      <w:szCs w:val="21"/>
    </w:rPr>
  </w:style>
  <w:style w:type="character" w:styleId="affe">
    <w:name w:val="endnote reference"/>
    <w:basedOn w:val="a5"/>
    <w:semiHidden/>
    <w:rsid w:val="00911988"/>
    <w:rPr>
      <w:vertAlign w:val="superscript"/>
    </w:rPr>
  </w:style>
  <w:style w:type="paragraph" w:styleId="afff">
    <w:name w:val="table of authorities"/>
    <w:basedOn w:val="a4"/>
    <w:next w:val="a4"/>
    <w:semiHidden/>
    <w:rsid w:val="00911988"/>
    <w:pPr>
      <w:ind w:left="420"/>
    </w:pPr>
  </w:style>
  <w:style w:type="paragraph" w:styleId="afff0">
    <w:name w:val="toa heading"/>
    <w:basedOn w:val="a4"/>
    <w:next w:val="a4"/>
    <w:semiHidden/>
    <w:rsid w:val="00911988"/>
    <w:pPr>
      <w:spacing w:before="120"/>
    </w:pPr>
    <w:rPr>
      <w:rFonts w:ascii="Arial" w:hAnsi="Arial"/>
    </w:rPr>
  </w:style>
  <w:style w:type="paragraph" w:customStyle="1" w:styleId="Contents">
    <w:name w:val="Contents"/>
    <w:basedOn w:val="Heading1NoNumber"/>
    <w:rsid w:val="00911988"/>
    <w:pPr>
      <w:outlineLvl w:val="9"/>
    </w:pPr>
  </w:style>
  <w:style w:type="character" w:styleId="HTML">
    <w:name w:val="HTML Variable"/>
    <w:basedOn w:val="a5"/>
    <w:semiHidden/>
    <w:rsid w:val="00911988"/>
    <w:rPr>
      <w:i/>
      <w:iCs/>
    </w:rPr>
  </w:style>
  <w:style w:type="character" w:styleId="HTML0">
    <w:name w:val="HTML Typewriter"/>
    <w:basedOn w:val="a5"/>
    <w:semiHidden/>
    <w:rsid w:val="00911988"/>
    <w:rPr>
      <w:rFonts w:ascii="Courier New" w:hAnsi="Courier New" w:cs="Courier New"/>
      <w:sz w:val="20"/>
      <w:szCs w:val="20"/>
    </w:rPr>
  </w:style>
  <w:style w:type="character" w:styleId="HTML1">
    <w:name w:val="HTML Code"/>
    <w:basedOn w:val="a5"/>
    <w:semiHidden/>
    <w:rsid w:val="00911988"/>
    <w:rPr>
      <w:rFonts w:ascii="Courier New" w:hAnsi="Courier New" w:cs="Courier New"/>
      <w:sz w:val="20"/>
      <w:szCs w:val="20"/>
    </w:rPr>
  </w:style>
  <w:style w:type="paragraph" w:styleId="HTML2">
    <w:name w:val="HTML Address"/>
    <w:basedOn w:val="a4"/>
    <w:link w:val="HTML3"/>
    <w:semiHidden/>
    <w:rsid w:val="00911988"/>
    <w:rPr>
      <w:i/>
      <w:iCs/>
    </w:rPr>
  </w:style>
  <w:style w:type="character" w:customStyle="1" w:styleId="HTML3">
    <w:name w:val="HTML 地址 字符"/>
    <w:basedOn w:val="a5"/>
    <w:link w:val="HTML2"/>
    <w:semiHidden/>
    <w:rsid w:val="00911988"/>
    <w:rPr>
      <w:rFonts w:cs="Arial"/>
      <w:i/>
      <w:iCs/>
      <w:kern w:val="2"/>
      <w:sz w:val="21"/>
      <w:szCs w:val="21"/>
    </w:rPr>
  </w:style>
  <w:style w:type="character" w:styleId="HTML4">
    <w:name w:val="HTML Definition"/>
    <w:basedOn w:val="a5"/>
    <w:semiHidden/>
    <w:rsid w:val="00911988"/>
    <w:rPr>
      <w:i/>
      <w:iCs/>
    </w:rPr>
  </w:style>
  <w:style w:type="character" w:styleId="HTML5">
    <w:name w:val="HTML Keyboard"/>
    <w:basedOn w:val="a5"/>
    <w:semiHidden/>
    <w:rsid w:val="00911988"/>
    <w:rPr>
      <w:rFonts w:ascii="Courier New" w:hAnsi="Courier New" w:cs="Courier New"/>
      <w:sz w:val="20"/>
      <w:szCs w:val="20"/>
    </w:rPr>
  </w:style>
  <w:style w:type="character" w:styleId="HTML6">
    <w:name w:val="HTML Acronym"/>
    <w:basedOn w:val="a5"/>
    <w:semiHidden/>
    <w:rsid w:val="00911988"/>
  </w:style>
  <w:style w:type="character" w:styleId="HTML7">
    <w:name w:val="HTML Sample"/>
    <w:basedOn w:val="a5"/>
    <w:semiHidden/>
    <w:rsid w:val="00911988"/>
    <w:rPr>
      <w:rFonts w:ascii="Courier New" w:hAnsi="Courier New" w:cs="Courier New"/>
    </w:rPr>
  </w:style>
  <w:style w:type="character" w:styleId="HTML8">
    <w:name w:val="HTML Cite"/>
    <w:basedOn w:val="a5"/>
    <w:semiHidden/>
    <w:rsid w:val="00911988"/>
    <w:rPr>
      <w:i/>
      <w:iCs/>
    </w:rPr>
  </w:style>
  <w:style w:type="paragraph" w:styleId="HTML9">
    <w:name w:val="HTML Preformatted"/>
    <w:basedOn w:val="a4"/>
    <w:link w:val="HTMLa"/>
    <w:semiHidden/>
    <w:rsid w:val="00911988"/>
    <w:rPr>
      <w:rFonts w:ascii="Courier New" w:hAnsi="Courier New" w:cs="Courier New"/>
      <w:sz w:val="20"/>
      <w:szCs w:val="20"/>
    </w:rPr>
  </w:style>
  <w:style w:type="character" w:customStyle="1" w:styleId="HTMLa">
    <w:name w:val="HTML 预设格式 字符"/>
    <w:basedOn w:val="a5"/>
    <w:link w:val="HTML9"/>
    <w:semiHidden/>
    <w:rsid w:val="00911988"/>
    <w:rPr>
      <w:rFonts w:ascii="Courier New" w:hAnsi="Courier New" w:cs="Courier New"/>
      <w:kern w:val="2"/>
    </w:rPr>
  </w:style>
  <w:style w:type="table" w:styleId="11">
    <w:name w:val="Table Web 1"/>
    <w:basedOn w:val="a6"/>
    <w:semiHidden/>
    <w:rsid w:val="00911988"/>
    <w:pPr>
      <w:adjustRightInd w:val="0"/>
      <w:snapToGrid w:val="0"/>
      <w:spacing w:before="160" w:after="160" w:line="240" w:lineRule="atLeast"/>
      <w:ind w:left="170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4">
    <w:name w:val="Table Web 2"/>
    <w:basedOn w:val="a6"/>
    <w:semiHidden/>
    <w:rsid w:val="00911988"/>
    <w:pPr>
      <w:adjustRightInd w:val="0"/>
      <w:snapToGrid w:val="0"/>
      <w:spacing w:before="160" w:after="160" w:line="240" w:lineRule="atLeast"/>
      <w:ind w:left="170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4">
    <w:name w:val="Table Web 3"/>
    <w:basedOn w:val="a6"/>
    <w:semiHidden/>
    <w:rsid w:val="00911988"/>
    <w:pPr>
      <w:adjustRightInd w:val="0"/>
      <w:snapToGrid w:val="0"/>
      <w:spacing w:before="160" w:after="160" w:line="240" w:lineRule="atLeast"/>
      <w:ind w:left="170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afff1">
    <w:name w:val="Table Theme"/>
    <w:basedOn w:val="a6"/>
    <w:semiHidden/>
    <w:rsid w:val="00911988"/>
    <w:pPr>
      <w:adjustRightInd w:val="0"/>
      <w:snapToGrid w:val="0"/>
      <w:spacing w:before="160" w:after="160" w:line="240" w:lineRule="atLeast"/>
      <w:ind w:left="170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6"/>
    <w:semiHidden/>
    <w:rsid w:val="00911988"/>
    <w:pPr>
      <w:adjustRightInd w:val="0"/>
      <w:snapToGrid w:val="0"/>
      <w:spacing w:before="160" w:after="160" w:line="240" w:lineRule="atLeast"/>
      <w:ind w:left="170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5">
    <w:name w:val="Table Colorful 2"/>
    <w:basedOn w:val="a6"/>
    <w:semiHidden/>
    <w:rsid w:val="00911988"/>
    <w:pPr>
      <w:adjustRightInd w:val="0"/>
      <w:snapToGrid w:val="0"/>
      <w:spacing w:before="160" w:after="160" w:line="240" w:lineRule="atLeast"/>
      <w:ind w:left="170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5">
    <w:name w:val="Table Colorful 3"/>
    <w:basedOn w:val="a6"/>
    <w:semiHidden/>
    <w:rsid w:val="00911988"/>
    <w:pPr>
      <w:adjustRightInd w:val="0"/>
      <w:snapToGrid w:val="0"/>
      <w:spacing w:before="160" w:after="160" w:line="240" w:lineRule="atLeast"/>
      <w:ind w:left="170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paragraph" w:styleId="afff2">
    <w:name w:val="Salutation"/>
    <w:basedOn w:val="a4"/>
    <w:next w:val="a4"/>
    <w:link w:val="afff3"/>
    <w:rsid w:val="00911988"/>
  </w:style>
  <w:style w:type="character" w:customStyle="1" w:styleId="afff3">
    <w:name w:val="称呼 字符"/>
    <w:basedOn w:val="a5"/>
    <w:link w:val="afff2"/>
    <w:rsid w:val="00911988"/>
    <w:rPr>
      <w:rFonts w:cs="Arial"/>
      <w:kern w:val="2"/>
      <w:sz w:val="21"/>
      <w:szCs w:val="21"/>
    </w:rPr>
  </w:style>
  <w:style w:type="paragraph" w:styleId="afff4">
    <w:name w:val="Plain Text"/>
    <w:basedOn w:val="a4"/>
    <w:link w:val="afff5"/>
    <w:semiHidden/>
    <w:rsid w:val="00911988"/>
    <w:rPr>
      <w:rFonts w:ascii="宋体" w:hAnsi="Courier New" w:cs="Courier New"/>
    </w:rPr>
  </w:style>
  <w:style w:type="character" w:customStyle="1" w:styleId="afff5">
    <w:name w:val="纯文本 字符"/>
    <w:basedOn w:val="a5"/>
    <w:link w:val="afff4"/>
    <w:semiHidden/>
    <w:rsid w:val="00911988"/>
    <w:rPr>
      <w:rFonts w:ascii="宋体" w:hAnsi="Courier New" w:cs="Courier New"/>
      <w:kern w:val="2"/>
      <w:sz w:val="21"/>
      <w:szCs w:val="21"/>
    </w:rPr>
  </w:style>
  <w:style w:type="table" w:styleId="afff6">
    <w:name w:val="Table Elegant"/>
    <w:basedOn w:val="a6"/>
    <w:semiHidden/>
    <w:rsid w:val="00911988"/>
    <w:pPr>
      <w:adjustRightInd w:val="0"/>
      <w:snapToGrid w:val="0"/>
      <w:spacing w:before="160" w:after="160" w:line="240" w:lineRule="atLeast"/>
      <w:ind w:left="170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f7">
    <w:name w:val="E-mail Signature"/>
    <w:basedOn w:val="a4"/>
    <w:link w:val="afff8"/>
    <w:semiHidden/>
    <w:rsid w:val="00911988"/>
  </w:style>
  <w:style w:type="character" w:customStyle="1" w:styleId="afff8">
    <w:name w:val="电子邮件签名 字符"/>
    <w:basedOn w:val="a5"/>
    <w:link w:val="afff7"/>
    <w:semiHidden/>
    <w:rsid w:val="00911988"/>
    <w:rPr>
      <w:rFonts w:cs="Arial"/>
      <w:kern w:val="2"/>
      <w:sz w:val="21"/>
      <w:szCs w:val="21"/>
    </w:rPr>
  </w:style>
  <w:style w:type="paragraph" w:styleId="afff9">
    <w:name w:val="Subtitle"/>
    <w:basedOn w:val="a4"/>
    <w:link w:val="afffa"/>
    <w:qFormat/>
    <w:rsid w:val="00911988"/>
    <w:pPr>
      <w:spacing w:before="240" w:after="60" w:line="312" w:lineRule="atLeast"/>
      <w:jc w:val="center"/>
      <w:outlineLvl w:val="1"/>
    </w:pPr>
    <w:rPr>
      <w:rFonts w:ascii="Arial" w:hAnsi="Arial"/>
      <w:b/>
      <w:bCs/>
      <w:kern w:val="28"/>
      <w:sz w:val="32"/>
      <w:szCs w:val="32"/>
    </w:rPr>
  </w:style>
  <w:style w:type="character" w:customStyle="1" w:styleId="afffa">
    <w:name w:val="副标题 字符"/>
    <w:basedOn w:val="a5"/>
    <w:link w:val="afff9"/>
    <w:rsid w:val="00911988"/>
    <w:rPr>
      <w:rFonts w:ascii="Arial" w:hAnsi="Arial" w:cs="Arial"/>
      <w:b/>
      <w:bCs/>
      <w:kern w:val="28"/>
      <w:sz w:val="32"/>
      <w:szCs w:val="32"/>
    </w:rPr>
  </w:style>
  <w:style w:type="table" w:styleId="13">
    <w:name w:val="Table Classic 1"/>
    <w:basedOn w:val="a6"/>
    <w:semiHidden/>
    <w:rsid w:val="00911988"/>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6">
    <w:name w:val="Table Classic 2"/>
    <w:basedOn w:val="a6"/>
    <w:semiHidden/>
    <w:rsid w:val="00911988"/>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6">
    <w:name w:val="Table Classic 3"/>
    <w:basedOn w:val="a6"/>
    <w:semiHidden/>
    <w:rsid w:val="00911988"/>
    <w:pPr>
      <w:adjustRightInd w:val="0"/>
      <w:snapToGrid w:val="0"/>
      <w:spacing w:before="160" w:after="160" w:line="240" w:lineRule="atLeast"/>
      <w:ind w:left="170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4">
    <w:name w:val="Table Classic 4"/>
    <w:basedOn w:val="a6"/>
    <w:semiHidden/>
    <w:rsid w:val="00911988"/>
    <w:pPr>
      <w:adjustRightInd w:val="0"/>
      <w:snapToGrid w:val="0"/>
      <w:spacing w:before="160" w:after="160" w:line="240" w:lineRule="atLeast"/>
      <w:ind w:left="170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fb">
    <w:name w:val="envelope return"/>
    <w:basedOn w:val="a4"/>
    <w:semiHidden/>
    <w:rsid w:val="00911988"/>
    <w:rPr>
      <w:rFonts w:ascii="Arial" w:hAnsi="Arial"/>
    </w:rPr>
  </w:style>
  <w:style w:type="table" w:styleId="14">
    <w:name w:val="Table Simple 1"/>
    <w:basedOn w:val="a6"/>
    <w:semiHidden/>
    <w:rsid w:val="00911988"/>
    <w:pPr>
      <w:adjustRightInd w:val="0"/>
      <w:snapToGrid w:val="0"/>
      <w:spacing w:before="160" w:after="160" w:line="240" w:lineRule="atLeast"/>
      <w:ind w:left="170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7">
    <w:name w:val="Table Simple 2"/>
    <w:basedOn w:val="a6"/>
    <w:semiHidden/>
    <w:rsid w:val="00911988"/>
    <w:pPr>
      <w:adjustRightInd w:val="0"/>
      <w:snapToGrid w:val="0"/>
      <w:spacing w:before="160" w:after="160" w:line="240" w:lineRule="atLeast"/>
      <w:ind w:left="1701"/>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7">
    <w:name w:val="Table Simple 3"/>
    <w:basedOn w:val="a6"/>
    <w:semiHidden/>
    <w:rsid w:val="0091198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fc">
    <w:name w:val="Closing"/>
    <w:basedOn w:val="a4"/>
    <w:link w:val="afffd"/>
    <w:semiHidden/>
    <w:rsid w:val="00911988"/>
    <w:pPr>
      <w:ind w:leftChars="2100" w:left="100"/>
    </w:pPr>
  </w:style>
  <w:style w:type="character" w:customStyle="1" w:styleId="afffd">
    <w:name w:val="结束语 字符"/>
    <w:basedOn w:val="a5"/>
    <w:link w:val="afffc"/>
    <w:semiHidden/>
    <w:rsid w:val="00911988"/>
    <w:rPr>
      <w:rFonts w:cs="Arial"/>
      <w:kern w:val="2"/>
      <w:sz w:val="21"/>
      <w:szCs w:val="21"/>
    </w:rPr>
  </w:style>
  <w:style w:type="table" w:styleId="15">
    <w:name w:val="Table Subtle 1"/>
    <w:basedOn w:val="a6"/>
    <w:semiHidden/>
    <w:rsid w:val="00911988"/>
    <w:pPr>
      <w:adjustRightInd w:val="0"/>
      <w:snapToGrid w:val="0"/>
      <w:spacing w:before="160" w:after="160" w:line="240" w:lineRule="atLeast"/>
      <w:ind w:left="170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8">
    <w:name w:val="Table Subtle 2"/>
    <w:basedOn w:val="a6"/>
    <w:semiHidden/>
    <w:rsid w:val="00911988"/>
    <w:pPr>
      <w:adjustRightInd w:val="0"/>
      <w:snapToGrid w:val="0"/>
      <w:spacing w:before="160" w:after="160" w:line="240" w:lineRule="atLeast"/>
      <w:ind w:left="1701"/>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6">
    <w:name w:val="Table 3D effects 1"/>
    <w:basedOn w:val="a6"/>
    <w:semiHidden/>
    <w:rsid w:val="00911988"/>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9">
    <w:name w:val="Table 3D effects 2"/>
    <w:basedOn w:val="a6"/>
    <w:semiHidden/>
    <w:rsid w:val="00911988"/>
    <w:pPr>
      <w:adjustRightInd w:val="0"/>
      <w:snapToGrid w:val="0"/>
      <w:spacing w:before="160" w:after="160" w:line="240" w:lineRule="atLeast"/>
      <w:ind w:left="1701"/>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8">
    <w:name w:val="Table 3D effects 3"/>
    <w:basedOn w:val="a6"/>
    <w:semiHidden/>
    <w:rsid w:val="00911988"/>
    <w:pPr>
      <w:adjustRightInd w:val="0"/>
      <w:snapToGrid w:val="0"/>
      <w:spacing w:before="160" w:after="160" w:line="240" w:lineRule="atLeast"/>
      <w:ind w:left="1701"/>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ffe">
    <w:name w:val="List"/>
    <w:basedOn w:val="a4"/>
    <w:semiHidden/>
    <w:rsid w:val="00911988"/>
    <w:pPr>
      <w:ind w:left="200" w:hangingChars="200" w:hanging="200"/>
    </w:pPr>
  </w:style>
  <w:style w:type="paragraph" w:styleId="2a">
    <w:name w:val="List 2"/>
    <w:basedOn w:val="a4"/>
    <w:semiHidden/>
    <w:rsid w:val="00911988"/>
    <w:pPr>
      <w:ind w:leftChars="200" w:left="100" w:hangingChars="200" w:hanging="200"/>
    </w:pPr>
  </w:style>
  <w:style w:type="paragraph" w:styleId="39">
    <w:name w:val="List 3"/>
    <w:basedOn w:val="a4"/>
    <w:semiHidden/>
    <w:rsid w:val="00911988"/>
    <w:pPr>
      <w:ind w:leftChars="400" w:left="100" w:hangingChars="200" w:hanging="200"/>
    </w:pPr>
  </w:style>
  <w:style w:type="paragraph" w:styleId="45">
    <w:name w:val="List 4"/>
    <w:basedOn w:val="a4"/>
    <w:rsid w:val="00911988"/>
    <w:pPr>
      <w:ind w:leftChars="600" w:left="100" w:hangingChars="200" w:hanging="200"/>
    </w:pPr>
  </w:style>
  <w:style w:type="paragraph" w:styleId="54">
    <w:name w:val="List 5"/>
    <w:basedOn w:val="a4"/>
    <w:rsid w:val="00911988"/>
    <w:pPr>
      <w:ind w:leftChars="800" w:left="100" w:hangingChars="200" w:hanging="200"/>
    </w:pPr>
  </w:style>
  <w:style w:type="paragraph" w:styleId="a">
    <w:name w:val="List Number"/>
    <w:basedOn w:val="a4"/>
    <w:rsid w:val="00911988"/>
    <w:pPr>
      <w:numPr>
        <w:numId w:val="2"/>
      </w:numPr>
    </w:pPr>
  </w:style>
  <w:style w:type="paragraph" w:styleId="2">
    <w:name w:val="List Number 2"/>
    <w:basedOn w:val="a4"/>
    <w:semiHidden/>
    <w:rsid w:val="00911988"/>
    <w:pPr>
      <w:numPr>
        <w:numId w:val="3"/>
      </w:numPr>
    </w:pPr>
  </w:style>
  <w:style w:type="paragraph" w:styleId="3">
    <w:name w:val="List Number 3"/>
    <w:basedOn w:val="a4"/>
    <w:semiHidden/>
    <w:rsid w:val="00911988"/>
    <w:pPr>
      <w:numPr>
        <w:numId w:val="4"/>
      </w:numPr>
    </w:pPr>
  </w:style>
  <w:style w:type="paragraph" w:styleId="4">
    <w:name w:val="List Number 4"/>
    <w:basedOn w:val="a4"/>
    <w:semiHidden/>
    <w:rsid w:val="00911988"/>
    <w:pPr>
      <w:numPr>
        <w:numId w:val="5"/>
      </w:numPr>
    </w:pPr>
  </w:style>
  <w:style w:type="paragraph" w:styleId="5">
    <w:name w:val="List Number 5"/>
    <w:basedOn w:val="a4"/>
    <w:semiHidden/>
    <w:rsid w:val="00911988"/>
    <w:pPr>
      <w:numPr>
        <w:numId w:val="6"/>
      </w:numPr>
    </w:pPr>
  </w:style>
  <w:style w:type="paragraph" w:styleId="affff">
    <w:name w:val="List Continue"/>
    <w:basedOn w:val="a4"/>
    <w:semiHidden/>
    <w:rsid w:val="00911988"/>
    <w:pPr>
      <w:spacing w:after="120"/>
      <w:ind w:leftChars="200" w:left="420"/>
    </w:pPr>
  </w:style>
  <w:style w:type="paragraph" w:styleId="2b">
    <w:name w:val="List Continue 2"/>
    <w:basedOn w:val="a4"/>
    <w:semiHidden/>
    <w:rsid w:val="00911988"/>
    <w:pPr>
      <w:spacing w:after="120"/>
      <w:ind w:leftChars="400" w:left="840"/>
    </w:pPr>
  </w:style>
  <w:style w:type="paragraph" w:styleId="3a">
    <w:name w:val="List Continue 3"/>
    <w:basedOn w:val="a4"/>
    <w:semiHidden/>
    <w:rsid w:val="00911988"/>
    <w:pPr>
      <w:spacing w:after="120"/>
      <w:ind w:leftChars="600" w:left="1260"/>
    </w:pPr>
  </w:style>
  <w:style w:type="paragraph" w:styleId="46">
    <w:name w:val="List Continue 4"/>
    <w:basedOn w:val="a4"/>
    <w:semiHidden/>
    <w:rsid w:val="00911988"/>
    <w:pPr>
      <w:spacing w:after="120"/>
      <w:ind w:leftChars="800" w:left="1680"/>
    </w:pPr>
  </w:style>
  <w:style w:type="paragraph" w:styleId="55">
    <w:name w:val="List Continue 5"/>
    <w:basedOn w:val="a4"/>
    <w:semiHidden/>
    <w:rsid w:val="00911988"/>
    <w:pPr>
      <w:spacing w:after="120"/>
      <w:ind w:leftChars="1000" w:left="2100"/>
    </w:pPr>
  </w:style>
  <w:style w:type="paragraph" w:styleId="a0">
    <w:name w:val="List Bullet"/>
    <w:basedOn w:val="a4"/>
    <w:autoRedefine/>
    <w:semiHidden/>
    <w:rsid w:val="00911988"/>
    <w:pPr>
      <w:numPr>
        <w:numId w:val="7"/>
      </w:numPr>
    </w:pPr>
  </w:style>
  <w:style w:type="paragraph" w:styleId="20">
    <w:name w:val="List Bullet 2"/>
    <w:basedOn w:val="a4"/>
    <w:autoRedefine/>
    <w:semiHidden/>
    <w:rsid w:val="00911988"/>
    <w:pPr>
      <w:numPr>
        <w:numId w:val="8"/>
      </w:numPr>
    </w:pPr>
  </w:style>
  <w:style w:type="paragraph" w:styleId="30">
    <w:name w:val="List Bullet 3"/>
    <w:basedOn w:val="a4"/>
    <w:autoRedefine/>
    <w:semiHidden/>
    <w:rsid w:val="00911988"/>
    <w:pPr>
      <w:numPr>
        <w:numId w:val="9"/>
      </w:numPr>
    </w:pPr>
  </w:style>
  <w:style w:type="paragraph" w:styleId="40">
    <w:name w:val="List Bullet 4"/>
    <w:basedOn w:val="a4"/>
    <w:autoRedefine/>
    <w:semiHidden/>
    <w:rsid w:val="00911988"/>
    <w:pPr>
      <w:numPr>
        <w:numId w:val="10"/>
      </w:numPr>
    </w:pPr>
  </w:style>
  <w:style w:type="paragraph" w:styleId="50">
    <w:name w:val="List Bullet 5"/>
    <w:basedOn w:val="a4"/>
    <w:autoRedefine/>
    <w:semiHidden/>
    <w:rsid w:val="00911988"/>
    <w:pPr>
      <w:numPr>
        <w:numId w:val="11"/>
      </w:numPr>
    </w:pPr>
  </w:style>
  <w:style w:type="table" w:styleId="17">
    <w:name w:val="Table List 1"/>
    <w:basedOn w:val="a6"/>
    <w:semiHidden/>
    <w:rsid w:val="00911988"/>
    <w:pPr>
      <w:adjustRightInd w:val="0"/>
      <w:snapToGrid w:val="0"/>
      <w:spacing w:before="160" w:after="160" w:line="240" w:lineRule="atLeast"/>
      <w:ind w:left="1701"/>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List 2"/>
    <w:basedOn w:val="a6"/>
    <w:semiHidden/>
    <w:rsid w:val="00911988"/>
    <w:pPr>
      <w:adjustRightInd w:val="0"/>
      <w:snapToGrid w:val="0"/>
      <w:spacing w:before="160" w:after="160" w:line="240" w:lineRule="atLeast"/>
      <w:ind w:left="1701"/>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List 3"/>
    <w:basedOn w:val="a6"/>
    <w:semiHidden/>
    <w:rsid w:val="00911988"/>
    <w:pPr>
      <w:adjustRightInd w:val="0"/>
      <w:snapToGrid w:val="0"/>
      <w:spacing w:before="160" w:after="160" w:line="240" w:lineRule="atLeast"/>
      <w:ind w:left="170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7">
    <w:name w:val="Table List 4"/>
    <w:basedOn w:val="a6"/>
    <w:semiHidden/>
    <w:rsid w:val="0091198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6">
    <w:name w:val="Table List 5"/>
    <w:basedOn w:val="a6"/>
    <w:semiHidden/>
    <w:rsid w:val="00911988"/>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2">
    <w:name w:val="Table List 6"/>
    <w:basedOn w:val="a6"/>
    <w:semiHidden/>
    <w:rsid w:val="00911988"/>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2">
    <w:name w:val="Table List 7"/>
    <w:basedOn w:val="a6"/>
    <w:semiHidden/>
    <w:rsid w:val="00911988"/>
    <w:pPr>
      <w:adjustRightInd w:val="0"/>
      <w:snapToGrid w:val="0"/>
      <w:spacing w:before="160" w:after="160" w:line="240" w:lineRule="atLeast"/>
      <w:ind w:left="1701"/>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6"/>
    <w:semiHidden/>
    <w:rsid w:val="00911988"/>
    <w:pPr>
      <w:adjustRightInd w:val="0"/>
      <w:snapToGrid w:val="0"/>
      <w:spacing w:before="160" w:after="160" w:line="240" w:lineRule="atLeast"/>
      <w:ind w:left="1701"/>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ff0">
    <w:name w:val="Table Contemporary"/>
    <w:basedOn w:val="a6"/>
    <w:semiHidden/>
    <w:rsid w:val="00911988"/>
    <w:pPr>
      <w:adjustRightInd w:val="0"/>
      <w:snapToGrid w:val="0"/>
      <w:spacing w:before="160" w:after="160" w:line="240" w:lineRule="atLeast"/>
      <w:ind w:left="1701"/>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affff1">
    <w:name w:val="Normal (Web)"/>
    <w:basedOn w:val="a4"/>
    <w:uiPriority w:val="99"/>
    <w:semiHidden/>
    <w:rsid w:val="00911988"/>
    <w:rPr>
      <w:rFonts w:cs="Times New Roman"/>
    </w:rPr>
  </w:style>
  <w:style w:type="paragraph" w:styleId="affff2">
    <w:name w:val="Signature"/>
    <w:basedOn w:val="a4"/>
    <w:link w:val="affff3"/>
    <w:semiHidden/>
    <w:rsid w:val="00911988"/>
    <w:pPr>
      <w:ind w:leftChars="2100" w:left="100"/>
    </w:pPr>
  </w:style>
  <w:style w:type="character" w:customStyle="1" w:styleId="affff3">
    <w:name w:val="签名 字符"/>
    <w:basedOn w:val="a5"/>
    <w:link w:val="affff2"/>
    <w:semiHidden/>
    <w:rsid w:val="00911988"/>
    <w:rPr>
      <w:rFonts w:cs="Arial"/>
      <w:kern w:val="2"/>
      <w:sz w:val="21"/>
      <w:szCs w:val="21"/>
    </w:rPr>
  </w:style>
  <w:style w:type="character" w:styleId="affff4">
    <w:name w:val="Emphasis"/>
    <w:basedOn w:val="a5"/>
    <w:qFormat/>
    <w:rsid w:val="00911988"/>
    <w:rPr>
      <w:i/>
      <w:iCs/>
    </w:rPr>
  </w:style>
  <w:style w:type="paragraph" w:styleId="affff5">
    <w:name w:val="Date"/>
    <w:basedOn w:val="a4"/>
    <w:next w:val="a4"/>
    <w:link w:val="affff6"/>
    <w:rsid w:val="00911988"/>
    <w:pPr>
      <w:ind w:leftChars="2500" w:left="100"/>
    </w:pPr>
  </w:style>
  <w:style w:type="character" w:customStyle="1" w:styleId="affff6">
    <w:name w:val="日期 字符"/>
    <w:basedOn w:val="a5"/>
    <w:link w:val="affff5"/>
    <w:rsid w:val="00911988"/>
    <w:rPr>
      <w:rFonts w:cs="Arial"/>
      <w:kern w:val="2"/>
      <w:sz w:val="21"/>
      <w:szCs w:val="21"/>
    </w:rPr>
  </w:style>
  <w:style w:type="table" w:styleId="18">
    <w:name w:val="Table Columns 1"/>
    <w:basedOn w:val="a6"/>
    <w:semiHidden/>
    <w:rsid w:val="00911988"/>
    <w:pPr>
      <w:adjustRightInd w:val="0"/>
      <w:snapToGrid w:val="0"/>
      <w:spacing w:before="160" w:after="160" w:line="240" w:lineRule="atLeast"/>
      <w:ind w:left="1701"/>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Columns 2"/>
    <w:basedOn w:val="a6"/>
    <w:semiHidden/>
    <w:rsid w:val="00911988"/>
    <w:pPr>
      <w:adjustRightInd w:val="0"/>
      <w:snapToGrid w:val="0"/>
      <w:spacing w:before="160" w:after="160" w:line="240" w:lineRule="atLeast"/>
      <w:ind w:left="170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c">
    <w:name w:val="Table Columns 3"/>
    <w:basedOn w:val="a6"/>
    <w:semiHidden/>
    <w:rsid w:val="00911988"/>
    <w:pPr>
      <w:adjustRightInd w:val="0"/>
      <w:snapToGrid w:val="0"/>
      <w:spacing w:before="160" w:after="160" w:line="240" w:lineRule="atLeast"/>
      <w:ind w:left="1701"/>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6"/>
    <w:semiHidden/>
    <w:rsid w:val="00911988"/>
    <w:pPr>
      <w:adjustRightInd w:val="0"/>
      <w:snapToGrid w:val="0"/>
      <w:spacing w:before="160" w:after="160" w:line="240" w:lineRule="atLeast"/>
      <w:ind w:left="1701"/>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6"/>
    <w:semiHidden/>
    <w:rsid w:val="00911988"/>
    <w:pPr>
      <w:adjustRightInd w:val="0"/>
      <w:snapToGrid w:val="0"/>
      <w:spacing w:before="160" w:after="160" w:line="240" w:lineRule="atLeast"/>
      <w:ind w:left="1701"/>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6"/>
    <w:semiHidden/>
    <w:rsid w:val="00911988"/>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e">
    <w:name w:val="Table Grid 2"/>
    <w:basedOn w:val="a6"/>
    <w:semiHidden/>
    <w:rsid w:val="00911988"/>
    <w:pPr>
      <w:adjustRightInd w:val="0"/>
      <w:snapToGrid w:val="0"/>
      <w:spacing w:before="160" w:after="160" w:line="240" w:lineRule="atLeast"/>
      <w:ind w:left="1701"/>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d">
    <w:name w:val="Table Grid 3"/>
    <w:basedOn w:val="a6"/>
    <w:semiHidden/>
    <w:rsid w:val="00911988"/>
    <w:pPr>
      <w:adjustRightInd w:val="0"/>
      <w:snapToGrid w:val="0"/>
      <w:spacing w:before="160" w:after="160" w:line="240" w:lineRule="atLeast"/>
      <w:ind w:left="170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9">
    <w:name w:val="Table Grid 4"/>
    <w:basedOn w:val="a6"/>
    <w:semiHidden/>
    <w:rsid w:val="00911988"/>
    <w:pPr>
      <w:adjustRightInd w:val="0"/>
      <w:snapToGrid w:val="0"/>
      <w:spacing w:before="160" w:after="160" w:line="240" w:lineRule="atLeast"/>
      <w:ind w:left="170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8">
    <w:name w:val="Table Grid 5"/>
    <w:basedOn w:val="a6"/>
    <w:semiHidden/>
    <w:rsid w:val="0091198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6"/>
    <w:semiHidden/>
    <w:rsid w:val="00911988"/>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6"/>
    <w:semiHidden/>
    <w:rsid w:val="00911988"/>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3">
    <w:name w:val="Table Grid 8"/>
    <w:basedOn w:val="a6"/>
    <w:semiHidden/>
    <w:rsid w:val="00911988"/>
    <w:pPr>
      <w:adjustRightInd w:val="0"/>
      <w:snapToGrid w:val="0"/>
      <w:spacing w:before="160" w:after="160" w:line="240" w:lineRule="atLeast"/>
      <w:ind w:left="170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affff7">
    <w:name w:val="Block Text"/>
    <w:basedOn w:val="a4"/>
    <w:semiHidden/>
    <w:rsid w:val="00911988"/>
    <w:pPr>
      <w:spacing w:after="120"/>
      <w:ind w:leftChars="700" w:left="1440" w:rightChars="700" w:right="1440"/>
    </w:pPr>
  </w:style>
  <w:style w:type="numbering" w:styleId="a1">
    <w:name w:val="Outline List 3"/>
    <w:basedOn w:val="a7"/>
    <w:semiHidden/>
    <w:rsid w:val="00911988"/>
    <w:pPr>
      <w:numPr>
        <w:numId w:val="12"/>
      </w:numPr>
    </w:pPr>
  </w:style>
  <w:style w:type="paragraph" w:styleId="affff8">
    <w:name w:val="envelope address"/>
    <w:basedOn w:val="a4"/>
    <w:semiHidden/>
    <w:rsid w:val="00911988"/>
    <w:pPr>
      <w:framePr w:w="7920" w:h="1980" w:hRule="exact" w:hSpace="180" w:wrap="auto" w:hAnchor="page" w:xAlign="center" w:yAlign="bottom"/>
      <w:ind w:leftChars="1400" w:left="100"/>
    </w:pPr>
    <w:rPr>
      <w:rFonts w:ascii="Arial" w:hAnsi="Arial"/>
    </w:rPr>
  </w:style>
  <w:style w:type="paragraph" w:styleId="affff9">
    <w:name w:val="Message Header"/>
    <w:basedOn w:val="a4"/>
    <w:link w:val="affffa"/>
    <w:semiHidden/>
    <w:rsid w:val="00911988"/>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rPr>
  </w:style>
  <w:style w:type="character" w:customStyle="1" w:styleId="affffa">
    <w:name w:val="信息标题 字符"/>
    <w:basedOn w:val="a5"/>
    <w:link w:val="affff9"/>
    <w:semiHidden/>
    <w:rsid w:val="00911988"/>
    <w:rPr>
      <w:rFonts w:ascii="Arial" w:hAnsi="Arial" w:cs="Arial"/>
      <w:kern w:val="2"/>
      <w:sz w:val="21"/>
      <w:szCs w:val="21"/>
      <w:shd w:val="pct20" w:color="auto" w:fill="auto"/>
    </w:rPr>
  </w:style>
  <w:style w:type="character" w:styleId="affffb">
    <w:name w:val="line number"/>
    <w:basedOn w:val="a5"/>
    <w:semiHidden/>
    <w:rsid w:val="00911988"/>
  </w:style>
  <w:style w:type="character" w:styleId="affffc">
    <w:name w:val="Strong"/>
    <w:basedOn w:val="a5"/>
    <w:uiPriority w:val="22"/>
    <w:qFormat/>
    <w:rsid w:val="00911988"/>
    <w:rPr>
      <w:b/>
      <w:bCs/>
    </w:rPr>
  </w:style>
  <w:style w:type="character" w:styleId="affffd">
    <w:name w:val="page number"/>
    <w:basedOn w:val="a5"/>
    <w:semiHidden/>
    <w:rsid w:val="00911988"/>
  </w:style>
  <w:style w:type="character" w:styleId="affffe">
    <w:name w:val="FollowedHyperlink"/>
    <w:semiHidden/>
    <w:rsid w:val="00911988"/>
    <w:rPr>
      <w:color w:val="800080"/>
      <w:u w:val="none"/>
    </w:rPr>
  </w:style>
  <w:style w:type="paragraph" w:styleId="afffff">
    <w:name w:val="Body Text"/>
    <w:basedOn w:val="a4"/>
    <w:link w:val="afffff0"/>
    <w:semiHidden/>
    <w:rsid w:val="00911988"/>
    <w:pPr>
      <w:spacing w:after="120"/>
    </w:pPr>
  </w:style>
  <w:style w:type="character" w:customStyle="1" w:styleId="afffff0">
    <w:name w:val="正文文本 字符"/>
    <w:basedOn w:val="a5"/>
    <w:link w:val="afffff"/>
    <w:semiHidden/>
    <w:rsid w:val="00911988"/>
    <w:rPr>
      <w:rFonts w:cs="Arial"/>
      <w:kern w:val="2"/>
      <w:sz w:val="21"/>
      <w:szCs w:val="21"/>
    </w:rPr>
  </w:style>
  <w:style w:type="paragraph" w:styleId="afffff1">
    <w:name w:val="Body Text First Indent"/>
    <w:basedOn w:val="afffff"/>
    <w:link w:val="afffff2"/>
    <w:rsid w:val="00911988"/>
    <w:pPr>
      <w:ind w:firstLineChars="100" w:firstLine="420"/>
    </w:pPr>
  </w:style>
  <w:style w:type="character" w:customStyle="1" w:styleId="afffff2">
    <w:name w:val="正文文本首行缩进 字符"/>
    <w:basedOn w:val="afffff0"/>
    <w:link w:val="afffff1"/>
    <w:rsid w:val="00911988"/>
    <w:rPr>
      <w:rFonts w:cs="Arial"/>
      <w:kern w:val="2"/>
      <w:sz w:val="21"/>
      <w:szCs w:val="21"/>
    </w:rPr>
  </w:style>
  <w:style w:type="paragraph" w:styleId="afffff3">
    <w:name w:val="Body Text Indent"/>
    <w:basedOn w:val="a4"/>
    <w:link w:val="afffff4"/>
    <w:semiHidden/>
    <w:rsid w:val="00911988"/>
    <w:pPr>
      <w:spacing w:after="120"/>
      <w:ind w:leftChars="200" w:left="420"/>
    </w:pPr>
  </w:style>
  <w:style w:type="character" w:customStyle="1" w:styleId="afffff4">
    <w:name w:val="正文文本缩进 字符"/>
    <w:basedOn w:val="a5"/>
    <w:link w:val="afffff3"/>
    <w:semiHidden/>
    <w:rsid w:val="00911988"/>
    <w:rPr>
      <w:rFonts w:cs="Arial"/>
      <w:kern w:val="2"/>
      <w:sz w:val="21"/>
      <w:szCs w:val="21"/>
    </w:rPr>
  </w:style>
  <w:style w:type="paragraph" w:styleId="2f">
    <w:name w:val="Body Text First Indent 2"/>
    <w:basedOn w:val="afffff3"/>
    <w:link w:val="2f0"/>
    <w:semiHidden/>
    <w:rsid w:val="00911988"/>
    <w:pPr>
      <w:ind w:firstLineChars="200" w:firstLine="420"/>
    </w:pPr>
  </w:style>
  <w:style w:type="character" w:customStyle="1" w:styleId="2f0">
    <w:name w:val="正文文本首行缩进 2 字符"/>
    <w:basedOn w:val="afffff4"/>
    <w:link w:val="2f"/>
    <w:semiHidden/>
    <w:rsid w:val="00911988"/>
    <w:rPr>
      <w:rFonts w:cs="Arial"/>
      <w:kern w:val="2"/>
      <w:sz w:val="21"/>
      <w:szCs w:val="21"/>
    </w:rPr>
  </w:style>
  <w:style w:type="paragraph" w:styleId="afffff5">
    <w:name w:val="Normal Indent"/>
    <w:basedOn w:val="a4"/>
    <w:semiHidden/>
    <w:rsid w:val="00911988"/>
    <w:pPr>
      <w:ind w:firstLineChars="200" w:firstLine="420"/>
    </w:pPr>
  </w:style>
  <w:style w:type="paragraph" w:styleId="2f1">
    <w:name w:val="Body Text 2"/>
    <w:basedOn w:val="a4"/>
    <w:link w:val="2f2"/>
    <w:semiHidden/>
    <w:rsid w:val="00911988"/>
    <w:pPr>
      <w:spacing w:after="120" w:line="480" w:lineRule="auto"/>
    </w:pPr>
  </w:style>
  <w:style w:type="character" w:customStyle="1" w:styleId="2f2">
    <w:name w:val="正文文本 2 字符"/>
    <w:basedOn w:val="a5"/>
    <w:link w:val="2f1"/>
    <w:semiHidden/>
    <w:rsid w:val="00911988"/>
    <w:rPr>
      <w:rFonts w:cs="Arial"/>
      <w:kern w:val="2"/>
      <w:sz w:val="21"/>
      <w:szCs w:val="21"/>
    </w:rPr>
  </w:style>
  <w:style w:type="paragraph" w:styleId="3e">
    <w:name w:val="Body Text 3"/>
    <w:basedOn w:val="a4"/>
    <w:link w:val="3f"/>
    <w:semiHidden/>
    <w:rsid w:val="00911988"/>
    <w:pPr>
      <w:spacing w:after="120"/>
    </w:pPr>
    <w:rPr>
      <w:sz w:val="16"/>
      <w:szCs w:val="16"/>
    </w:rPr>
  </w:style>
  <w:style w:type="character" w:customStyle="1" w:styleId="3f">
    <w:name w:val="正文文本 3 字符"/>
    <w:basedOn w:val="a5"/>
    <w:link w:val="3e"/>
    <w:semiHidden/>
    <w:rsid w:val="00911988"/>
    <w:rPr>
      <w:rFonts w:cs="Arial"/>
      <w:kern w:val="2"/>
      <w:sz w:val="16"/>
      <w:szCs w:val="16"/>
    </w:rPr>
  </w:style>
  <w:style w:type="paragraph" w:styleId="2f3">
    <w:name w:val="Body Text Indent 2"/>
    <w:basedOn w:val="a4"/>
    <w:link w:val="2f4"/>
    <w:semiHidden/>
    <w:rsid w:val="00911988"/>
    <w:pPr>
      <w:spacing w:after="120" w:line="480" w:lineRule="auto"/>
      <w:ind w:leftChars="200" w:left="420"/>
    </w:pPr>
  </w:style>
  <w:style w:type="character" w:customStyle="1" w:styleId="2f4">
    <w:name w:val="正文文本缩进 2 字符"/>
    <w:basedOn w:val="a5"/>
    <w:link w:val="2f3"/>
    <w:semiHidden/>
    <w:rsid w:val="00911988"/>
    <w:rPr>
      <w:rFonts w:cs="Arial"/>
      <w:kern w:val="2"/>
      <w:sz w:val="21"/>
      <w:szCs w:val="21"/>
    </w:rPr>
  </w:style>
  <w:style w:type="paragraph" w:styleId="3f0">
    <w:name w:val="Body Text Indent 3"/>
    <w:basedOn w:val="a4"/>
    <w:link w:val="3f1"/>
    <w:semiHidden/>
    <w:rsid w:val="00911988"/>
    <w:pPr>
      <w:spacing w:after="120"/>
      <w:ind w:leftChars="200" w:left="420"/>
    </w:pPr>
    <w:rPr>
      <w:sz w:val="16"/>
      <w:szCs w:val="16"/>
    </w:rPr>
  </w:style>
  <w:style w:type="character" w:customStyle="1" w:styleId="3f1">
    <w:name w:val="正文文本缩进 3 字符"/>
    <w:basedOn w:val="a5"/>
    <w:link w:val="3f0"/>
    <w:semiHidden/>
    <w:rsid w:val="00911988"/>
    <w:rPr>
      <w:rFonts w:cs="Arial"/>
      <w:kern w:val="2"/>
      <w:sz w:val="16"/>
      <w:szCs w:val="16"/>
    </w:rPr>
  </w:style>
  <w:style w:type="paragraph" w:styleId="afffff6">
    <w:name w:val="Note Heading"/>
    <w:basedOn w:val="a4"/>
    <w:next w:val="a4"/>
    <w:link w:val="afffff7"/>
    <w:semiHidden/>
    <w:rsid w:val="00911988"/>
    <w:pPr>
      <w:jc w:val="center"/>
    </w:pPr>
  </w:style>
  <w:style w:type="character" w:customStyle="1" w:styleId="afffff7">
    <w:name w:val="注释标题 字符"/>
    <w:basedOn w:val="a5"/>
    <w:link w:val="afffff6"/>
    <w:semiHidden/>
    <w:rsid w:val="00911988"/>
    <w:rPr>
      <w:rFonts w:cs="Arial"/>
      <w:kern w:val="2"/>
      <w:sz w:val="21"/>
      <w:szCs w:val="21"/>
    </w:rPr>
  </w:style>
  <w:style w:type="paragraph" w:customStyle="1" w:styleId="ItemStepinTable">
    <w:name w:val="Item Step in Table"/>
    <w:rsid w:val="00911988"/>
    <w:pPr>
      <w:numPr>
        <w:numId w:val="19"/>
      </w:numPr>
      <w:topLinePunct/>
      <w:spacing w:before="80" w:after="80" w:line="240" w:lineRule="atLeast"/>
    </w:pPr>
    <w:rPr>
      <w:rFonts w:cs="Arial"/>
      <w:sz w:val="21"/>
      <w:szCs w:val="22"/>
    </w:rPr>
  </w:style>
  <w:style w:type="paragraph" w:customStyle="1" w:styleId="End">
    <w:name w:val="End"/>
    <w:basedOn w:val="a4"/>
    <w:rsid w:val="00911988"/>
    <w:pPr>
      <w:spacing w:after="400"/>
    </w:pPr>
    <w:rPr>
      <w:b/>
    </w:rPr>
  </w:style>
  <w:style w:type="paragraph" w:customStyle="1" w:styleId="1a">
    <w:name w:val="样式1"/>
    <w:basedOn w:val="End"/>
    <w:semiHidden/>
    <w:rsid w:val="00911988"/>
    <w:rPr>
      <w:b w:val="0"/>
    </w:rPr>
  </w:style>
  <w:style w:type="paragraph" w:customStyle="1" w:styleId="NotesTextListinTable">
    <w:name w:val="Notes Text List in Table"/>
    <w:rsid w:val="00911988"/>
    <w:pPr>
      <w:numPr>
        <w:numId w:val="21"/>
      </w:numPr>
      <w:spacing w:before="40" w:after="80" w:line="200" w:lineRule="atLeast"/>
      <w:jc w:val="both"/>
    </w:pPr>
    <w:rPr>
      <w:rFonts w:eastAsia="楷体_GB2312" w:cs="楷体_GB2312"/>
      <w:noProof/>
      <w:sz w:val="18"/>
      <w:szCs w:val="18"/>
    </w:rPr>
  </w:style>
  <w:style w:type="paragraph" w:customStyle="1" w:styleId="NotesHeading">
    <w:name w:val="Notes Heading"/>
    <w:basedOn w:val="CAUTIONHeading"/>
    <w:rsid w:val="00911988"/>
    <w:pPr>
      <w:pBdr>
        <w:top w:val="none" w:sz="0" w:space="0" w:color="auto"/>
      </w:pBdr>
      <w:spacing w:after="40"/>
    </w:pPr>
    <w:rPr>
      <w:position w:val="-6"/>
      <w:sz w:val="18"/>
      <w:szCs w:val="18"/>
    </w:rPr>
  </w:style>
  <w:style w:type="paragraph" w:customStyle="1" w:styleId="NotesText">
    <w:name w:val="Notes Text"/>
    <w:basedOn w:val="CAUTIONText"/>
    <w:rsid w:val="00911988"/>
    <w:pPr>
      <w:pBdr>
        <w:bottom w:val="none" w:sz="0" w:space="0" w:color="auto"/>
      </w:pBdr>
      <w:spacing w:before="40" w:line="200" w:lineRule="atLeast"/>
      <w:ind w:left="2075"/>
    </w:pPr>
    <w:rPr>
      <w:sz w:val="18"/>
      <w:szCs w:val="18"/>
    </w:rPr>
  </w:style>
  <w:style w:type="paragraph" w:customStyle="1" w:styleId="NotesTextList">
    <w:name w:val="Notes Text List"/>
    <w:basedOn w:val="CAUTIONTextList"/>
    <w:rsid w:val="00911988"/>
    <w:pPr>
      <w:numPr>
        <w:numId w:val="20"/>
      </w:numPr>
      <w:pBdr>
        <w:bottom w:val="none" w:sz="0" w:space="0" w:color="auto"/>
      </w:pBdr>
      <w:spacing w:before="40" w:line="200" w:lineRule="atLeast"/>
    </w:pPr>
    <w:rPr>
      <w:sz w:val="18"/>
      <w:szCs w:val="18"/>
    </w:rPr>
  </w:style>
  <w:style w:type="paragraph" w:customStyle="1" w:styleId="FigureDescriptioninAppendix">
    <w:name w:val="Figure Description in Appendix"/>
    <w:basedOn w:val="Figure"/>
    <w:next w:val="Figure"/>
    <w:rsid w:val="00911988"/>
    <w:pPr>
      <w:numPr>
        <w:ilvl w:val="7"/>
        <w:numId w:val="15"/>
      </w:numPr>
    </w:pPr>
  </w:style>
  <w:style w:type="paragraph" w:customStyle="1" w:styleId="Cover2">
    <w:name w:val="Cover 2"/>
    <w:rsid w:val="00911988"/>
    <w:pPr>
      <w:adjustRightInd w:val="0"/>
      <w:snapToGrid w:val="0"/>
    </w:pPr>
    <w:rPr>
      <w:rFonts w:ascii="Arial" w:eastAsia="黑体" w:hAnsi="Arial" w:cs="Arial"/>
      <w:noProof/>
      <w:sz w:val="32"/>
      <w:szCs w:val="32"/>
      <w:lang w:eastAsia="en-US"/>
    </w:rPr>
  </w:style>
  <w:style w:type="paragraph" w:customStyle="1" w:styleId="CoverText">
    <w:name w:val="Cover Text"/>
    <w:rsid w:val="00911988"/>
    <w:pPr>
      <w:adjustRightInd w:val="0"/>
      <w:snapToGrid w:val="0"/>
      <w:spacing w:before="80" w:after="80" w:line="240" w:lineRule="atLeast"/>
      <w:jc w:val="both"/>
    </w:pPr>
    <w:rPr>
      <w:rFonts w:ascii="Arial" w:hAnsi="Arial" w:cs="Arial"/>
      <w:snapToGrid w:val="0"/>
    </w:rPr>
  </w:style>
  <w:style w:type="paragraph" w:customStyle="1" w:styleId="Cover3">
    <w:name w:val="Cover 3"/>
    <w:basedOn w:val="a4"/>
    <w:rsid w:val="00911988"/>
    <w:pPr>
      <w:widowControl w:val="0"/>
      <w:topLinePunct w:val="0"/>
      <w:spacing w:before="80" w:after="80"/>
      <w:ind w:left="0"/>
    </w:pPr>
    <w:rPr>
      <w:rFonts w:ascii="Arial" w:eastAsia="黑体" w:hAnsi="Arial"/>
      <w:b/>
      <w:bCs/>
      <w:spacing w:val="-4"/>
      <w:sz w:val="22"/>
      <w:szCs w:val="22"/>
    </w:rPr>
  </w:style>
  <w:style w:type="paragraph" w:customStyle="1" w:styleId="TOC10">
    <w:name w:val="TOC 标题1"/>
    <w:next w:val="TOC1"/>
    <w:semiHidden/>
    <w:rsid w:val="00911988"/>
    <w:pPr>
      <w:keepNext/>
      <w:snapToGrid w:val="0"/>
      <w:spacing w:before="480" w:after="360"/>
      <w:jc w:val="center"/>
    </w:pPr>
    <w:rPr>
      <w:rFonts w:ascii="Arial" w:eastAsia="黑体" w:hAnsi="Arial" w:cs="Arial"/>
      <w:noProof/>
      <w:sz w:val="36"/>
      <w:szCs w:val="36"/>
    </w:rPr>
  </w:style>
  <w:style w:type="paragraph" w:customStyle="1" w:styleId="Command">
    <w:name w:val="Command"/>
    <w:semiHidden/>
    <w:rsid w:val="00911988"/>
    <w:pPr>
      <w:spacing w:before="160" w:after="160"/>
    </w:pPr>
    <w:rPr>
      <w:rFonts w:ascii="Arial" w:eastAsia="黑体" w:hAnsi="Arial" w:cs="Arial"/>
      <w:sz w:val="21"/>
      <w:szCs w:val="21"/>
    </w:rPr>
  </w:style>
  <w:style w:type="character" w:customStyle="1" w:styleId="commandparameter">
    <w:name w:val="command parameter"/>
    <w:semiHidden/>
    <w:rsid w:val="00911988"/>
    <w:rPr>
      <w:rFonts w:ascii="Arial" w:eastAsia="宋体" w:hAnsi="Arial"/>
      <w:i/>
      <w:color w:val="auto"/>
      <w:sz w:val="21"/>
      <w:szCs w:val="21"/>
    </w:rPr>
  </w:style>
  <w:style w:type="character" w:customStyle="1" w:styleId="commandkeywords">
    <w:name w:val="command keywords"/>
    <w:semiHidden/>
    <w:rsid w:val="00911988"/>
    <w:rPr>
      <w:rFonts w:ascii="Arial" w:eastAsia="宋体" w:hAnsi="Arial"/>
      <w:b/>
      <w:color w:val="auto"/>
      <w:sz w:val="21"/>
      <w:szCs w:val="21"/>
    </w:rPr>
  </w:style>
  <w:style w:type="table" w:customStyle="1" w:styleId="table0">
    <w:name w:val="table"/>
    <w:basedOn w:val="af9"/>
    <w:rsid w:val="00911988"/>
    <w:rPr>
      <w:rFonts w:eastAsia="Times New Roman" w:cs="Arial"/>
    </w:rPr>
    <w:tblPr>
      <w:tblInd w:w="1814" w:type="dxa"/>
    </w:tblPr>
    <w:trPr>
      <w:cantSplit/>
    </w:trPr>
    <w:tcPr>
      <w:shd w:val="clear" w:color="auto" w:fill="auto"/>
    </w:tcPr>
    <w:tblStylePr w:type="firstRow">
      <w:rPr>
        <w:b w:val="0"/>
        <w:bCs w:val="0"/>
        <w:i w:val="0"/>
        <w:iCs w:val="0"/>
        <w:color w:val="auto"/>
        <w:sz w:val="20"/>
        <w:szCs w:val="20"/>
      </w:rPr>
      <w:tblPr/>
      <w:trPr>
        <w:tblHeader/>
      </w:tr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paragraph" w:customStyle="1" w:styleId="Outline">
    <w:name w:val="Outline"/>
    <w:basedOn w:val="a4"/>
    <w:semiHidden/>
    <w:rsid w:val="00911988"/>
    <w:pPr>
      <w:topLinePunct w:val="0"/>
      <w:spacing w:before="80" w:after="80" w:line="200" w:lineRule="atLeast"/>
      <w:ind w:left="709"/>
      <w:jc w:val="both"/>
    </w:pPr>
    <w:rPr>
      <w:i/>
      <w:color w:val="0000FF"/>
      <w:kern w:val="0"/>
      <w:sz w:val="18"/>
      <w:szCs w:val="18"/>
    </w:rPr>
  </w:style>
  <w:style w:type="paragraph" w:customStyle="1" w:styleId="TableDescriptioninAppendix">
    <w:name w:val="Table Description in Appendix"/>
    <w:basedOn w:val="TableDescription"/>
    <w:next w:val="a4"/>
    <w:rsid w:val="00911988"/>
    <w:pPr>
      <w:numPr>
        <w:ilvl w:val="8"/>
        <w:numId w:val="15"/>
      </w:numPr>
      <w:topLinePunct w:val="0"/>
    </w:pPr>
  </w:style>
  <w:style w:type="paragraph" w:customStyle="1" w:styleId="Code">
    <w:name w:val="Code"/>
    <w:basedOn w:val="a4"/>
    <w:rsid w:val="00911988"/>
    <w:pPr>
      <w:widowControl w:val="0"/>
      <w:autoSpaceDE w:val="0"/>
      <w:autoSpaceDN w:val="0"/>
      <w:spacing w:before="0" w:after="0" w:line="360" w:lineRule="auto"/>
    </w:pPr>
    <w:rPr>
      <w:rFonts w:ascii="Courier New" w:hAnsi="Courier New"/>
      <w:sz w:val="18"/>
    </w:rPr>
  </w:style>
  <w:style w:type="paragraph" w:customStyle="1" w:styleId="CopyrightDeclaration1">
    <w:name w:val="Copyright Declaration1"/>
    <w:rsid w:val="00911988"/>
    <w:pPr>
      <w:spacing w:before="80" w:after="80"/>
    </w:pPr>
    <w:rPr>
      <w:rFonts w:ascii="Arial" w:eastAsia="黑体" w:hAnsi="Arial"/>
      <w:sz w:val="36"/>
    </w:rPr>
  </w:style>
  <w:style w:type="paragraph" w:customStyle="1" w:styleId="Cover30">
    <w:name w:val="Cover3"/>
    <w:semiHidden/>
    <w:rsid w:val="00911988"/>
    <w:pPr>
      <w:adjustRightInd w:val="0"/>
      <w:snapToGrid w:val="0"/>
      <w:spacing w:before="80" w:after="80" w:line="240" w:lineRule="atLeast"/>
    </w:pPr>
    <w:rPr>
      <w:rFonts w:ascii="Arial" w:eastAsia="黑体" w:hAnsi="Arial" w:cs="Arial"/>
      <w:noProof/>
      <w:sz w:val="32"/>
      <w:szCs w:val="32"/>
      <w:lang w:eastAsia="en-US"/>
    </w:rPr>
  </w:style>
  <w:style w:type="paragraph" w:customStyle="1" w:styleId="Cover40">
    <w:name w:val="Cover4"/>
    <w:basedOn w:val="a4"/>
    <w:semiHidden/>
    <w:rsid w:val="00911988"/>
    <w:pPr>
      <w:topLinePunct w:val="0"/>
      <w:ind w:left="0"/>
    </w:pPr>
    <w:rPr>
      <w:rFonts w:ascii="Arial" w:eastAsia="Arial" w:hAnsi="Arial"/>
      <w:b/>
      <w:bCs/>
      <w:sz w:val="24"/>
      <w:szCs w:val="24"/>
    </w:rPr>
  </w:style>
  <w:style w:type="paragraph" w:customStyle="1" w:styleId="SubItemListTextTD">
    <w:name w:val="Sub Item List Text TD"/>
    <w:basedOn w:val="TerminalDisplay"/>
    <w:rsid w:val="00911988"/>
    <w:pPr>
      <w:adjustRightInd w:val="0"/>
      <w:ind w:left="2410"/>
    </w:pPr>
  </w:style>
  <w:style w:type="paragraph" w:customStyle="1" w:styleId="ItemlistTextTD">
    <w:name w:val="Item list Text TD"/>
    <w:basedOn w:val="TerminalDisplay"/>
    <w:rsid w:val="00911988"/>
    <w:pPr>
      <w:adjustRightInd w:val="0"/>
      <w:ind w:left="2126"/>
    </w:pPr>
  </w:style>
  <w:style w:type="paragraph" w:customStyle="1" w:styleId="ItemListTextinTable">
    <w:name w:val="Item List Text in Table"/>
    <w:basedOn w:val="TableText"/>
    <w:qFormat/>
    <w:rsid w:val="00911988"/>
    <w:pPr>
      <w:ind w:left="284"/>
    </w:pPr>
  </w:style>
  <w:style w:type="paragraph" w:customStyle="1" w:styleId="Appendixheading1">
    <w:name w:val="Appendix heading 1"/>
    <w:basedOn w:val="1"/>
    <w:next w:val="21"/>
    <w:rsid w:val="00911988"/>
    <w:pPr>
      <w:keepLines/>
      <w:numPr>
        <w:numId w:val="15"/>
      </w:numPr>
      <w:topLinePunct w:val="0"/>
    </w:pPr>
    <w:rPr>
      <w:rFonts w:hint="eastAsia"/>
      <w:bCs w:val="0"/>
    </w:rPr>
  </w:style>
  <w:style w:type="paragraph" w:customStyle="1" w:styleId="Appendixheading2">
    <w:name w:val="Appendix heading 2"/>
    <w:basedOn w:val="21"/>
    <w:next w:val="Appendixheading3"/>
    <w:rsid w:val="00911988"/>
    <w:pPr>
      <w:numPr>
        <w:ilvl w:val="1"/>
        <w:numId w:val="15"/>
      </w:numPr>
      <w:topLinePunct w:val="0"/>
      <w:spacing w:before="200"/>
    </w:pPr>
    <w:rPr>
      <w:rFonts w:cs="Times New Roman" w:hint="eastAsia"/>
    </w:rPr>
  </w:style>
  <w:style w:type="paragraph" w:customStyle="1" w:styleId="Appendixheading3">
    <w:name w:val="Appendix heading 3"/>
    <w:basedOn w:val="31"/>
    <w:next w:val="Appendixheading4"/>
    <w:rsid w:val="00911988"/>
    <w:pPr>
      <w:numPr>
        <w:ilvl w:val="2"/>
        <w:numId w:val="15"/>
      </w:numPr>
      <w:topLinePunct w:val="0"/>
    </w:pPr>
    <w:rPr>
      <w:rFonts w:cs="Times New Roman" w:hint="eastAsia"/>
    </w:rPr>
  </w:style>
  <w:style w:type="paragraph" w:customStyle="1" w:styleId="Appendixheading4">
    <w:name w:val="Appendix heading 4"/>
    <w:basedOn w:val="41"/>
    <w:next w:val="Appendixheading5"/>
    <w:rsid w:val="00911988"/>
    <w:pPr>
      <w:numPr>
        <w:ilvl w:val="3"/>
        <w:numId w:val="15"/>
      </w:numPr>
      <w:topLinePunct w:val="0"/>
    </w:pPr>
    <w:rPr>
      <w:bCs/>
    </w:rPr>
  </w:style>
  <w:style w:type="paragraph" w:customStyle="1" w:styleId="Appendixheading5">
    <w:name w:val="Appendix heading 5"/>
    <w:basedOn w:val="51"/>
    <w:next w:val="BlockLabel"/>
    <w:rsid w:val="00911988"/>
    <w:pPr>
      <w:numPr>
        <w:ilvl w:val="4"/>
        <w:numId w:val="15"/>
      </w:numPr>
      <w:topLinePunct w:val="0"/>
    </w:pPr>
    <w:rPr>
      <w:rFonts w:cs="Times New Roman"/>
      <w:bCs/>
    </w:rPr>
  </w:style>
  <w:style w:type="character" w:customStyle="1" w:styleId="updatetime">
    <w:name w:val="update_time"/>
    <w:basedOn w:val="a5"/>
    <w:rsid w:val="00683D22"/>
  </w:style>
  <w:style w:type="character" w:customStyle="1" w:styleId="nr">
    <w:name w:val="nr"/>
    <w:basedOn w:val="a5"/>
    <w:rsid w:val="00EF0E07"/>
  </w:style>
  <w:style w:type="character" w:customStyle="1" w:styleId="32">
    <w:name w:val="标题 3 字符"/>
    <w:basedOn w:val="a5"/>
    <w:link w:val="31"/>
    <w:rsid w:val="00EF0E07"/>
    <w:rPr>
      <w:rFonts w:ascii="Book Antiqua" w:eastAsia="黑体" w:hAnsi="Book Antiqua" w:cs="宋体"/>
      <w:noProof/>
      <w:sz w:val="32"/>
      <w:szCs w:val="32"/>
    </w:rPr>
  </w:style>
  <w:style w:type="paragraph" w:customStyle="1" w:styleId="regular">
    <w:name w:val="regular"/>
    <w:basedOn w:val="a4"/>
    <w:rsid w:val="00380835"/>
    <w:pPr>
      <w:topLinePunct w:val="0"/>
      <w:adjustRightInd/>
      <w:snapToGrid/>
      <w:spacing w:before="100" w:beforeAutospacing="1" w:after="100" w:afterAutospacing="1" w:line="240" w:lineRule="auto"/>
      <w:ind w:left="0"/>
    </w:pPr>
    <w:rPr>
      <w:rFonts w:ascii="宋体" w:hAnsi="宋体" w:cs="宋体"/>
      <w:kern w:val="0"/>
      <w:sz w:val="24"/>
      <w:szCs w:val="24"/>
    </w:rPr>
  </w:style>
  <w:style w:type="character" w:customStyle="1" w:styleId="medium">
    <w:name w:val="medium"/>
    <w:basedOn w:val="a5"/>
    <w:rsid w:val="00380835"/>
  </w:style>
  <w:style w:type="character" w:customStyle="1" w:styleId="22">
    <w:name w:val="标题 2 字符"/>
    <w:basedOn w:val="a5"/>
    <w:link w:val="21"/>
    <w:rsid w:val="00FB2088"/>
    <w:rPr>
      <w:rFonts w:ascii="Book Antiqua" w:eastAsia="黑体" w:hAnsi="Book Antiqua" w:cs="Book Antiqua"/>
      <w:bCs/>
      <w:noProof/>
      <w:sz w:val="36"/>
      <w:szCs w:val="36"/>
      <w:lang w:eastAsia="en-US"/>
    </w:rPr>
  </w:style>
  <w:style w:type="character" w:styleId="afffff8">
    <w:name w:val="Unresolved Mention"/>
    <w:basedOn w:val="a5"/>
    <w:uiPriority w:val="99"/>
    <w:semiHidden/>
    <w:unhideWhenUsed/>
    <w:rsid w:val="001A41A1"/>
    <w:rPr>
      <w:color w:val="605E5C"/>
      <w:shd w:val="clear" w:color="auto" w:fill="E1DFDD"/>
    </w:rPr>
  </w:style>
  <w:style w:type="character" w:customStyle="1" w:styleId="annotation-bg">
    <w:name w:val="annotation-bg"/>
    <w:basedOn w:val="a5"/>
    <w:rsid w:val="00765E15"/>
  </w:style>
  <w:style w:type="table" w:customStyle="1" w:styleId="1b">
    <w:name w:val="网格型1"/>
    <w:basedOn w:val="a6"/>
    <w:next w:val="af3"/>
    <w:qFormat/>
    <w:rsid w:val="0036180C"/>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9">
    <w:name w:val="Revision"/>
    <w:hidden/>
    <w:uiPriority w:val="99"/>
    <w:semiHidden/>
    <w:rsid w:val="0036180C"/>
    <w:rPr>
      <w:rFonts w:cs="Arial"/>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8094945">
      <w:bodyDiv w:val="1"/>
      <w:marLeft w:val="0"/>
      <w:marRight w:val="0"/>
      <w:marTop w:val="0"/>
      <w:marBottom w:val="0"/>
      <w:divBdr>
        <w:top w:val="none" w:sz="0" w:space="0" w:color="auto"/>
        <w:left w:val="none" w:sz="0" w:space="0" w:color="auto"/>
        <w:bottom w:val="none" w:sz="0" w:space="0" w:color="auto"/>
        <w:right w:val="none" w:sz="0" w:space="0" w:color="auto"/>
      </w:divBdr>
    </w:div>
    <w:div w:id="372120810">
      <w:bodyDiv w:val="1"/>
      <w:marLeft w:val="0"/>
      <w:marRight w:val="0"/>
      <w:marTop w:val="0"/>
      <w:marBottom w:val="0"/>
      <w:divBdr>
        <w:top w:val="none" w:sz="0" w:space="0" w:color="auto"/>
        <w:left w:val="none" w:sz="0" w:space="0" w:color="auto"/>
        <w:bottom w:val="none" w:sz="0" w:space="0" w:color="auto"/>
        <w:right w:val="none" w:sz="0" w:space="0" w:color="auto"/>
      </w:divBdr>
    </w:div>
    <w:div w:id="441921968">
      <w:bodyDiv w:val="1"/>
      <w:marLeft w:val="0"/>
      <w:marRight w:val="0"/>
      <w:marTop w:val="0"/>
      <w:marBottom w:val="0"/>
      <w:divBdr>
        <w:top w:val="none" w:sz="0" w:space="0" w:color="auto"/>
        <w:left w:val="none" w:sz="0" w:space="0" w:color="auto"/>
        <w:bottom w:val="none" w:sz="0" w:space="0" w:color="auto"/>
        <w:right w:val="none" w:sz="0" w:space="0" w:color="auto"/>
      </w:divBdr>
    </w:div>
    <w:div w:id="474683979">
      <w:bodyDiv w:val="1"/>
      <w:marLeft w:val="0"/>
      <w:marRight w:val="0"/>
      <w:marTop w:val="0"/>
      <w:marBottom w:val="0"/>
      <w:divBdr>
        <w:top w:val="none" w:sz="0" w:space="0" w:color="auto"/>
        <w:left w:val="none" w:sz="0" w:space="0" w:color="auto"/>
        <w:bottom w:val="none" w:sz="0" w:space="0" w:color="auto"/>
        <w:right w:val="none" w:sz="0" w:space="0" w:color="auto"/>
      </w:divBdr>
    </w:div>
    <w:div w:id="520701454">
      <w:bodyDiv w:val="1"/>
      <w:marLeft w:val="0"/>
      <w:marRight w:val="0"/>
      <w:marTop w:val="0"/>
      <w:marBottom w:val="0"/>
      <w:divBdr>
        <w:top w:val="none" w:sz="0" w:space="0" w:color="auto"/>
        <w:left w:val="none" w:sz="0" w:space="0" w:color="auto"/>
        <w:bottom w:val="none" w:sz="0" w:space="0" w:color="auto"/>
        <w:right w:val="none" w:sz="0" w:space="0" w:color="auto"/>
      </w:divBdr>
    </w:div>
    <w:div w:id="552667284">
      <w:bodyDiv w:val="1"/>
      <w:marLeft w:val="0"/>
      <w:marRight w:val="0"/>
      <w:marTop w:val="0"/>
      <w:marBottom w:val="0"/>
      <w:divBdr>
        <w:top w:val="none" w:sz="0" w:space="0" w:color="auto"/>
        <w:left w:val="none" w:sz="0" w:space="0" w:color="auto"/>
        <w:bottom w:val="none" w:sz="0" w:space="0" w:color="auto"/>
        <w:right w:val="none" w:sz="0" w:space="0" w:color="auto"/>
      </w:divBdr>
    </w:div>
    <w:div w:id="636837727">
      <w:bodyDiv w:val="1"/>
      <w:marLeft w:val="0"/>
      <w:marRight w:val="0"/>
      <w:marTop w:val="0"/>
      <w:marBottom w:val="0"/>
      <w:divBdr>
        <w:top w:val="none" w:sz="0" w:space="0" w:color="auto"/>
        <w:left w:val="none" w:sz="0" w:space="0" w:color="auto"/>
        <w:bottom w:val="none" w:sz="0" w:space="0" w:color="auto"/>
        <w:right w:val="none" w:sz="0" w:space="0" w:color="auto"/>
      </w:divBdr>
    </w:div>
    <w:div w:id="656805514">
      <w:bodyDiv w:val="1"/>
      <w:marLeft w:val="0"/>
      <w:marRight w:val="0"/>
      <w:marTop w:val="0"/>
      <w:marBottom w:val="0"/>
      <w:divBdr>
        <w:top w:val="none" w:sz="0" w:space="0" w:color="auto"/>
        <w:left w:val="none" w:sz="0" w:space="0" w:color="auto"/>
        <w:bottom w:val="none" w:sz="0" w:space="0" w:color="auto"/>
        <w:right w:val="none" w:sz="0" w:space="0" w:color="auto"/>
      </w:divBdr>
    </w:div>
    <w:div w:id="666786884">
      <w:bodyDiv w:val="1"/>
      <w:marLeft w:val="0"/>
      <w:marRight w:val="0"/>
      <w:marTop w:val="0"/>
      <w:marBottom w:val="0"/>
      <w:divBdr>
        <w:top w:val="none" w:sz="0" w:space="0" w:color="auto"/>
        <w:left w:val="none" w:sz="0" w:space="0" w:color="auto"/>
        <w:bottom w:val="none" w:sz="0" w:space="0" w:color="auto"/>
        <w:right w:val="none" w:sz="0" w:space="0" w:color="auto"/>
      </w:divBdr>
    </w:div>
    <w:div w:id="695345946">
      <w:bodyDiv w:val="1"/>
      <w:marLeft w:val="0"/>
      <w:marRight w:val="0"/>
      <w:marTop w:val="0"/>
      <w:marBottom w:val="0"/>
      <w:divBdr>
        <w:top w:val="none" w:sz="0" w:space="0" w:color="auto"/>
        <w:left w:val="none" w:sz="0" w:space="0" w:color="auto"/>
        <w:bottom w:val="none" w:sz="0" w:space="0" w:color="auto"/>
        <w:right w:val="none" w:sz="0" w:space="0" w:color="auto"/>
      </w:divBdr>
    </w:div>
    <w:div w:id="700008054">
      <w:bodyDiv w:val="1"/>
      <w:marLeft w:val="0"/>
      <w:marRight w:val="0"/>
      <w:marTop w:val="0"/>
      <w:marBottom w:val="0"/>
      <w:divBdr>
        <w:top w:val="none" w:sz="0" w:space="0" w:color="auto"/>
        <w:left w:val="none" w:sz="0" w:space="0" w:color="auto"/>
        <w:bottom w:val="none" w:sz="0" w:space="0" w:color="auto"/>
        <w:right w:val="none" w:sz="0" w:space="0" w:color="auto"/>
      </w:divBdr>
    </w:div>
    <w:div w:id="704133246">
      <w:bodyDiv w:val="1"/>
      <w:marLeft w:val="0"/>
      <w:marRight w:val="0"/>
      <w:marTop w:val="0"/>
      <w:marBottom w:val="0"/>
      <w:divBdr>
        <w:top w:val="none" w:sz="0" w:space="0" w:color="auto"/>
        <w:left w:val="none" w:sz="0" w:space="0" w:color="auto"/>
        <w:bottom w:val="none" w:sz="0" w:space="0" w:color="auto"/>
        <w:right w:val="none" w:sz="0" w:space="0" w:color="auto"/>
      </w:divBdr>
    </w:div>
    <w:div w:id="781648686">
      <w:bodyDiv w:val="1"/>
      <w:marLeft w:val="0"/>
      <w:marRight w:val="0"/>
      <w:marTop w:val="0"/>
      <w:marBottom w:val="0"/>
      <w:divBdr>
        <w:top w:val="none" w:sz="0" w:space="0" w:color="auto"/>
        <w:left w:val="none" w:sz="0" w:space="0" w:color="auto"/>
        <w:bottom w:val="none" w:sz="0" w:space="0" w:color="auto"/>
        <w:right w:val="none" w:sz="0" w:space="0" w:color="auto"/>
      </w:divBdr>
    </w:div>
    <w:div w:id="789982290">
      <w:bodyDiv w:val="1"/>
      <w:marLeft w:val="0"/>
      <w:marRight w:val="0"/>
      <w:marTop w:val="0"/>
      <w:marBottom w:val="0"/>
      <w:divBdr>
        <w:top w:val="none" w:sz="0" w:space="0" w:color="auto"/>
        <w:left w:val="none" w:sz="0" w:space="0" w:color="auto"/>
        <w:bottom w:val="none" w:sz="0" w:space="0" w:color="auto"/>
        <w:right w:val="none" w:sz="0" w:space="0" w:color="auto"/>
      </w:divBdr>
    </w:div>
    <w:div w:id="857040406">
      <w:bodyDiv w:val="1"/>
      <w:marLeft w:val="0"/>
      <w:marRight w:val="0"/>
      <w:marTop w:val="0"/>
      <w:marBottom w:val="0"/>
      <w:divBdr>
        <w:top w:val="none" w:sz="0" w:space="0" w:color="auto"/>
        <w:left w:val="none" w:sz="0" w:space="0" w:color="auto"/>
        <w:bottom w:val="none" w:sz="0" w:space="0" w:color="auto"/>
        <w:right w:val="none" w:sz="0" w:space="0" w:color="auto"/>
      </w:divBdr>
    </w:div>
    <w:div w:id="940797990">
      <w:bodyDiv w:val="1"/>
      <w:marLeft w:val="0"/>
      <w:marRight w:val="0"/>
      <w:marTop w:val="0"/>
      <w:marBottom w:val="0"/>
      <w:divBdr>
        <w:top w:val="none" w:sz="0" w:space="0" w:color="auto"/>
        <w:left w:val="none" w:sz="0" w:space="0" w:color="auto"/>
        <w:bottom w:val="none" w:sz="0" w:space="0" w:color="auto"/>
        <w:right w:val="none" w:sz="0" w:space="0" w:color="auto"/>
      </w:divBdr>
    </w:div>
    <w:div w:id="1097561432">
      <w:bodyDiv w:val="1"/>
      <w:marLeft w:val="0"/>
      <w:marRight w:val="0"/>
      <w:marTop w:val="0"/>
      <w:marBottom w:val="0"/>
      <w:divBdr>
        <w:top w:val="none" w:sz="0" w:space="0" w:color="auto"/>
        <w:left w:val="none" w:sz="0" w:space="0" w:color="auto"/>
        <w:bottom w:val="none" w:sz="0" w:space="0" w:color="auto"/>
        <w:right w:val="none" w:sz="0" w:space="0" w:color="auto"/>
      </w:divBdr>
    </w:div>
    <w:div w:id="1188131905">
      <w:bodyDiv w:val="1"/>
      <w:marLeft w:val="0"/>
      <w:marRight w:val="0"/>
      <w:marTop w:val="0"/>
      <w:marBottom w:val="0"/>
      <w:divBdr>
        <w:top w:val="none" w:sz="0" w:space="0" w:color="auto"/>
        <w:left w:val="none" w:sz="0" w:space="0" w:color="auto"/>
        <w:bottom w:val="none" w:sz="0" w:space="0" w:color="auto"/>
        <w:right w:val="none" w:sz="0" w:space="0" w:color="auto"/>
      </w:divBdr>
    </w:div>
    <w:div w:id="1248806961">
      <w:bodyDiv w:val="1"/>
      <w:marLeft w:val="0"/>
      <w:marRight w:val="0"/>
      <w:marTop w:val="0"/>
      <w:marBottom w:val="0"/>
      <w:divBdr>
        <w:top w:val="none" w:sz="0" w:space="0" w:color="auto"/>
        <w:left w:val="none" w:sz="0" w:space="0" w:color="auto"/>
        <w:bottom w:val="none" w:sz="0" w:space="0" w:color="auto"/>
        <w:right w:val="none" w:sz="0" w:space="0" w:color="auto"/>
      </w:divBdr>
    </w:div>
    <w:div w:id="1249801617">
      <w:bodyDiv w:val="1"/>
      <w:marLeft w:val="0"/>
      <w:marRight w:val="0"/>
      <w:marTop w:val="0"/>
      <w:marBottom w:val="0"/>
      <w:divBdr>
        <w:top w:val="none" w:sz="0" w:space="0" w:color="auto"/>
        <w:left w:val="none" w:sz="0" w:space="0" w:color="auto"/>
        <w:bottom w:val="none" w:sz="0" w:space="0" w:color="auto"/>
        <w:right w:val="none" w:sz="0" w:space="0" w:color="auto"/>
      </w:divBdr>
    </w:div>
    <w:div w:id="1317763619">
      <w:bodyDiv w:val="1"/>
      <w:marLeft w:val="0"/>
      <w:marRight w:val="0"/>
      <w:marTop w:val="0"/>
      <w:marBottom w:val="0"/>
      <w:divBdr>
        <w:top w:val="none" w:sz="0" w:space="0" w:color="auto"/>
        <w:left w:val="none" w:sz="0" w:space="0" w:color="auto"/>
        <w:bottom w:val="none" w:sz="0" w:space="0" w:color="auto"/>
        <w:right w:val="none" w:sz="0" w:space="0" w:color="auto"/>
      </w:divBdr>
    </w:div>
    <w:div w:id="1646549611">
      <w:bodyDiv w:val="1"/>
      <w:marLeft w:val="0"/>
      <w:marRight w:val="0"/>
      <w:marTop w:val="0"/>
      <w:marBottom w:val="0"/>
      <w:divBdr>
        <w:top w:val="none" w:sz="0" w:space="0" w:color="auto"/>
        <w:left w:val="none" w:sz="0" w:space="0" w:color="auto"/>
        <w:bottom w:val="none" w:sz="0" w:space="0" w:color="auto"/>
        <w:right w:val="none" w:sz="0" w:space="0" w:color="auto"/>
      </w:divBdr>
    </w:div>
    <w:div w:id="1655060248">
      <w:bodyDiv w:val="1"/>
      <w:marLeft w:val="0"/>
      <w:marRight w:val="0"/>
      <w:marTop w:val="0"/>
      <w:marBottom w:val="0"/>
      <w:divBdr>
        <w:top w:val="none" w:sz="0" w:space="0" w:color="auto"/>
        <w:left w:val="none" w:sz="0" w:space="0" w:color="auto"/>
        <w:bottom w:val="none" w:sz="0" w:space="0" w:color="auto"/>
        <w:right w:val="none" w:sz="0" w:space="0" w:color="auto"/>
      </w:divBdr>
    </w:div>
    <w:div w:id="1671711762">
      <w:bodyDiv w:val="1"/>
      <w:marLeft w:val="0"/>
      <w:marRight w:val="0"/>
      <w:marTop w:val="0"/>
      <w:marBottom w:val="0"/>
      <w:divBdr>
        <w:top w:val="none" w:sz="0" w:space="0" w:color="auto"/>
        <w:left w:val="none" w:sz="0" w:space="0" w:color="auto"/>
        <w:bottom w:val="none" w:sz="0" w:space="0" w:color="auto"/>
        <w:right w:val="none" w:sz="0" w:space="0" w:color="auto"/>
      </w:divBdr>
    </w:div>
    <w:div w:id="1693188696">
      <w:bodyDiv w:val="1"/>
      <w:marLeft w:val="0"/>
      <w:marRight w:val="0"/>
      <w:marTop w:val="0"/>
      <w:marBottom w:val="0"/>
      <w:divBdr>
        <w:top w:val="none" w:sz="0" w:space="0" w:color="auto"/>
        <w:left w:val="none" w:sz="0" w:space="0" w:color="auto"/>
        <w:bottom w:val="none" w:sz="0" w:space="0" w:color="auto"/>
        <w:right w:val="none" w:sz="0" w:space="0" w:color="auto"/>
      </w:divBdr>
    </w:div>
    <w:div w:id="1813131251">
      <w:bodyDiv w:val="1"/>
      <w:marLeft w:val="0"/>
      <w:marRight w:val="0"/>
      <w:marTop w:val="0"/>
      <w:marBottom w:val="0"/>
      <w:divBdr>
        <w:top w:val="none" w:sz="0" w:space="0" w:color="auto"/>
        <w:left w:val="none" w:sz="0" w:space="0" w:color="auto"/>
        <w:bottom w:val="none" w:sz="0" w:space="0" w:color="auto"/>
        <w:right w:val="none" w:sz="0" w:space="0" w:color="auto"/>
      </w:divBdr>
    </w:div>
    <w:div w:id="1956406324">
      <w:bodyDiv w:val="1"/>
      <w:marLeft w:val="0"/>
      <w:marRight w:val="0"/>
      <w:marTop w:val="0"/>
      <w:marBottom w:val="0"/>
      <w:divBdr>
        <w:top w:val="none" w:sz="0" w:space="0" w:color="auto"/>
        <w:left w:val="none" w:sz="0" w:space="0" w:color="auto"/>
        <w:bottom w:val="none" w:sz="0" w:space="0" w:color="auto"/>
        <w:right w:val="none" w:sz="0" w:space="0" w:color="auto"/>
      </w:divBdr>
    </w:div>
    <w:div w:id="2052916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uaweicloud.com/declaration/sa_prp.html" TargetMode="External"/><Relationship Id="rId13" Type="http://schemas.openxmlformats.org/officeDocument/2006/relationships/hyperlink" Target="https://www.huaweicloud.com/personal-data-request.html"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eader" Target="header1.xm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www.huaweicloud.com/declaration/sa_prp.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01-Software\Office\word\template\&#23458;&#25143;&#25991;&#26723;&#27169;&#2649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D222DE-6ADD-48D0-9F93-3BABD8B48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客户文档模板</Template>
  <TotalTime>2</TotalTime>
  <Pages>4</Pages>
  <Words>327</Words>
  <Characters>1867</Characters>
  <Application>Microsoft Office Word</Application>
  <DocSecurity>0</DocSecurity>
  <Lines>15</Lines>
  <Paragraphs>4</Paragraphs>
  <ScaleCrop>false</ScaleCrop>
  <Company>Huawei Technologies Co.,Ltd.</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Xiewei (Randy)</dc:creator>
  <cp:keywords/>
  <dc:description/>
  <cp:lastModifiedBy>Daixiaohui (Madeline)</cp:lastModifiedBy>
  <cp:revision>2</cp:revision>
  <dcterms:created xsi:type="dcterms:W3CDTF">2026-07-10T01:17:00Z</dcterms:created>
  <dcterms:modified xsi:type="dcterms:W3CDTF">2026-07-10T01:17:00Z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(4)hGQ1PSCXEkVfcwFQsoRSLtxtuzYtzBVjCK06H8HLhZoLuRhj4leYecNqTcOz6een0ft1egsg
t001mFnCvLMaA7NtV7uI2VC2fwALyxkAC4/wcWz8V8s9ISVz/CfAoSvyQ6nyxiczypx3WN6k
iUnWGkbT1bSwB2DSRd3f7wzNpVKyHhElmeFgXpfDEloNrXj6fpuVTbsm6RDJMi1f464iyj1z
614PzAImBcWE/WjDWN/y5</vt:lpwstr>
  </property>
  <property fmtid="{D5CDD505-2E9C-101B-9397-08002B2CF9AE}" pid="3" name="_ms_pID_7253431">
    <vt:lpwstr>TFYekd/MoOcdAUKhpiH6kdybFPk4me52k75asY0n+2Om+X60aHu
K7gzsUkkPd9EvzrGt8Nhbs+5OzH324OV3/Zv0Wk1s77ymyBS/g1FukTABfllXSMe4+HG/L89
tp8NHHTwaIzm28DBBkVmVmdL09ekEMV+QrS/Rie/ICaA+cc5fNaNjUKJZ6+1wXS2SQEOKjC6
b8HqMKW55JFIbIK2N1piaa3K9ae25MbT1AEQED9QlN</vt:lpwstr>
  </property>
  <property fmtid="{D5CDD505-2E9C-101B-9397-08002B2CF9AE}" pid="4" name="_ms_pID_7253432">
    <vt:lpwstr>E7FqxOADAUq80etHyPBA3ELTZhFDR2
wVj3LzUVhy7LOuwI9uxMSkbk8k5daWHKRVM2jPOoZ88TOOJpho94OU041q2lK6RN9bR9XAb5
mvsbzvyK7y9aTwrRm9Y9jeP/2MGeGsd46jyP7DuLztgB1VmvC8i6MYko5SiXTLeJvJ8l6Chj
pwgTqVKI/iPWcTv5Z3EUyitJA9voTAle06Fnasq695DEfPit2GNQApOppq1hRmF</vt:lpwstr>
  </property>
  <property fmtid="{D5CDD505-2E9C-101B-9397-08002B2CF9AE}" pid="5" name="_ms_pID_7253433">
    <vt:lpwstr>XOJNPY2kx
4xqimhk3tS32I2ubWObO207x2MvGmI15qfOjJqw4zxHSDgtN</vt:lpwstr>
  </property>
  <property fmtid="{D5CDD505-2E9C-101B-9397-08002B2CF9AE}" pid="6" name="_2015_ms_pID_725343">
    <vt:lpwstr>(3)enJzj1ZBIfQpQc+d5OAdmeqDI5OQOj4CT6m1LL60YXQ1zTXddrfrW3Oy400wuGFEnDUmT4z6
scoEOUkLSW8zxo5KcxCCxFZUg87P9c1Qh3aOF4GO4W9SCqXqf8H79gSWq2qRSl1tvKHosIyD
LIR9D6MrnJn8z1DxpbQbDQI5zkibq4g9/LEjMEc9HXSBQ3fVnetDjDiIxG6QRBXI8OPysLON
/VpMYe/tXEXUawHvQQ</vt:lpwstr>
  </property>
  <property fmtid="{D5CDD505-2E9C-101B-9397-08002B2CF9AE}" pid="7" name="_2015_ms_pID_7253431">
    <vt:lpwstr>e+UPrTsmdvKHGrBLxhlLK5p9pmbYzfaVG2fkxkrAc4Ty+BtojBYVUS
Hd6itWK5WCQI94uJHFk5TL4t2FA/9D2iN0uHrJbsRTWh9KJ4Dz9ai6YernZhJ+rL8b6LwxNY
tmS8Y0Zip6Qg8pgcaqiHnvdAvbJ71XYQwk3nwPlh8HRowg0+smKoxK/nCk818pZi2Ynge+Ce
2zZpqfOktjdxKWSrMVt+3exbbj8psMDQ5Lj8</vt:lpwstr>
  </property>
  <property fmtid="{D5CDD505-2E9C-101B-9397-08002B2CF9AE}" pid="8" name="_2015_ms_pID_7253432">
    <vt:lpwstr>vQ==</vt:lpwstr>
  </property>
  <property fmtid="{D5CDD505-2E9C-101B-9397-08002B2CF9AE}" pid="9" name="_readonly">
    <vt:lpwstr/>
  </property>
  <property fmtid="{D5CDD505-2E9C-101B-9397-08002B2CF9AE}" pid="10" name="_change">
    <vt:lpwstr/>
  </property>
  <property fmtid="{D5CDD505-2E9C-101B-9397-08002B2CF9AE}" pid="11" name="_full-control">
    <vt:lpwstr/>
  </property>
  <property fmtid="{D5CDD505-2E9C-101B-9397-08002B2CF9AE}" pid="12" name="sflag">
    <vt:lpwstr>1776772746</vt:lpwstr>
  </property>
</Properties>
</file>