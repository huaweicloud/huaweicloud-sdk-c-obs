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9CD94" w14:textId="5386CCF9" w:rsidR="00152B8F" w:rsidRPr="006306AD" w:rsidRDefault="002009CE" w:rsidP="00811E91">
      <w:pPr>
        <w:spacing w:before="1600" w:after="800"/>
        <w:ind w:left="0"/>
        <w:jc w:val="center"/>
        <w:rPr>
          <w:rFonts w:ascii="微软雅黑" w:eastAsia="微软雅黑" w:hAnsi="微软雅黑"/>
          <w:sz w:val="64"/>
          <w:szCs w:val="64"/>
        </w:rPr>
      </w:pPr>
      <w:r w:rsidRPr="00B60DE5">
        <w:rPr>
          <w:rFonts w:ascii="微软雅黑" w:eastAsia="微软雅黑" w:hAnsi="微软雅黑"/>
          <w:sz w:val="64"/>
          <w:szCs w:val="64"/>
        </w:rPr>
        <w:t xml:space="preserve">OBS </w:t>
      </w:r>
      <w:r w:rsidR="00020198" w:rsidRPr="00B60DE5">
        <w:rPr>
          <w:rFonts w:ascii="微软雅黑" w:eastAsia="微软雅黑" w:hAnsi="微软雅黑"/>
          <w:sz w:val="64"/>
          <w:szCs w:val="64"/>
        </w:rPr>
        <w:t>SDK</w:t>
      </w:r>
      <w:r w:rsidR="00D53A92" w:rsidRPr="006306AD">
        <w:rPr>
          <w:rFonts w:ascii="微软雅黑" w:eastAsia="微软雅黑" w:hAnsi="微软雅黑"/>
          <w:sz w:val="64"/>
          <w:szCs w:val="64"/>
        </w:rPr>
        <w:t>合</w:t>
      </w:r>
      <w:proofErr w:type="gramStart"/>
      <w:r w:rsidR="00725AA9">
        <w:rPr>
          <w:rFonts w:ascii="微软雅黑" w:eastAsia="微软雅黑" w:hAnsi="微软雅黑" w:hint="eastAsia"/>
          <w:sz w:val="64"/>
          <w:szCs w:val="64"/>
        </w:rPr>
        <w:t>规</w:t>
      </w:r>
      <w:proofErr w:type="gramEnd"/>
      <w:r w:rsidR="0000193D">
        <w:rPr>
          <w:rFonts w:ascii="微软雅黑" w:eastAsia="微软雅黑" w:hAnsi="微软雅黑" w:hint="eastAsia"/>
          <w:sz w:val="64"/>
          <w:szCs w:val="64"/>
        </w:rPr>
        <w:t>使用</w:t>
      </w:r>
      <w:r w:rsidR="00D53A92" w:rsidRPr="006306AD">
        <w:rPr>
          <w:rFonts w:ascii="微软雅黑" w:eastAsia="微软雅黑" w:hAnsi="微软雅黑"/>
          <w:sz w:val="64"/>
          <w:szCs w:val="64"/>
        </w:rPr>
        <w:t>指</w:t>
      </w:r>
      <w:r w:rsidR="00B17E49">
        <w:rPr>
          <w:rFonts w:ascii="微软雅黑" w:eastAsia="微软雅黑" w:hAnsi="微软雅黑" w:hint="eastAsia"/>
          <w:sz w:val="64"/>
          <w:szCs w:val="64"/>
        </w:rPr>
        <w:t>南</w:t>
      </w:r>
    </w:p>
    <w:p w14:paraId="69E44972" w14:textId="06650CDC" w:rsidR="0022597F" w:rsidRPr="006306AD" w:rsidRDefault="0022597F" w:rsidP="006306AD">
      <w:pPr>
        <w:ind w:left="0"/>
        <w:rPr>
          <w:rFonts w:ascii="微软雅黑" w:eastAsia="微软雅黑" w:hAnsi="微软雅黑"/>
          <w:sz w:val="24"/>
          <w:szCs w:val="24"/>
        </w:rPr>
      </w:pPr>
      <w:r>
        <w:rPr>
          <w:rFonts w:ascii="微软雅黑" w:eastAsia="微软雅黑" w:hAnsi="微软雅黑" w:hint="eastAsia"/>
          <w:sz w:val="24"/>
          <w:szCs w:val="24"/>
        </w:rPr>
        <w:t>您</w:t>
      </w:r>
      <w:r w:rsidR="00673F4B">
        <w:rPr>
          <w:rFonts w:ascii="微软雅黑" w:eastAsia="微软雅黑" w:hAnsi="微软雅黑" w:hint="eastAsia"/>
          <w:sz w:val="24"/>
          <w:szCs w:val="24"/>
        </w:rPr>
        <w:t>作为开发者为</w:t>
      </w:r>
      <w:del w:id="0" w:author="Daixiaohui (Madeline)" w:date="2026-07-10T14:41:00Z">
        <w:r w:rsidR="00673F4B" w:rsidDel="008723A8">
          <w:rPr>
            <w:rFonts w:ascii="微软雅黑" w:eastAsia="微软雅黑" w:hAnsi="微软雅黑" w:hint="eastAsia"/>
            <w:sz w:val="24"/>
            <w:szCs w:val="24"/>
          </w:rPr>
          <w:delText>最终</w:delText>
        </w:r>
      </w:del>
      <w:r w:rsidR="00673F4B">
        <w:rPr>
          <w:rFonts w:ascii="微软雅黑" w:eastAsia="微软雅黑" w:hAnsi="微软雅黑" w:hint="eastAsia"/>
          <w:sz w:val="24"/>
          <w:szCs w:val="24"/>
        </w:rPr>
        <w:t>用户提供服务，</w:t>
      </w:r>
      <w:r w:rsidR="00E066FD">
        <w:rPr>
          <w:rFonts w:ascii="微软雅黑" w:eastAsia="微软雅黑" w:hAnsi="微软雅黑" w:hint="eastAsia"/>
          <w:sz w:val="24"/>
          <w:szCs w:val="24"/>
        </w:rPr>
        <w:t>知悉并确认将</w:t>
      </w:r>
      <w:r w:rsidR="00162122">
        <w:rPr>
          <w:rFonts w:ascii="微软雅黑" w:eastAsia="微软雅黑" w:hAnsi="微软雅黑" w:hint="eastAsia"/>
          <w:sz w:val="24"/>
          <w:szCs w:val="24"/>
        </w:rPr>
        <w:t>遵守</w:t>
      </w:r>
      <w:r w:rsidR="00162122" w:rsidRPr="00162122">
        <w:rPr>
          <w:rFonts w:ascii="微软雅黑" w:eastAsia="微软雅黑" w:hAnsi="微软雅黑" w:hint="eastAsia"/>
          <w:sz w:val="24"/>
          <w:szCs w:val="24"/>
        </w:rPr>
        <w:t>适用的法律法规</w:t>
      </w:r>
      <w:r w:rsidR="00E066FD">
        <w:rPr>
          <w:rFonts w:ascii="微软雅黑" w:eastAsia="微软雅黑" w:hAnsi="微软雅黑" w:hint="eastAsia"/>
          <w:sz w:val="24"/>
          <w:szCs w:val="24"/>
        </w:rPr>
        <w:t>和相关的标准规范</w:t>
      </w:r>
      <w:r w:rsidR="00162122" w:rsidRPr="00162122">
        <w:rPr>
          <w:rFonts w:ascii="微软雅黑" w:eastAsia="微软雅黑" w:hAnsi="微软雅黑" w:hint="eastAsia"/>
          <w:sz w:val="24"/>
          <w:szCs w:val="24"/>
        </w:rPr>
        <w:t>，履行个人信息保护义务，并遵循合法、正当、必要和诚信的原则</w:t>
      </w:r>
      <w:r w:rsidR="00BE36CF">
        <w:rPr>
          <w:rFonts w:ascii="微软雅黑" w:eastAsia="微软雅黑" w:hAnsi="微软雅黑" w:hint="eastAsia"/>
          <w:sz w:val="24"/>
          <w:szCs w:val="24"/>
        </w:rPr>
        <w:t>处理用户个人信息</w:t>
      </w:r>
      <w:r w:rsidR="00162122">
        <w:rPr>
          <w:rFonts w:ascii="微软雅黑" w:eastAsia="微软雅黑" w:hAnsi="微软雅黑" w:hint="eastAsia"/>
          <w:sz w:val="24"/>
          <w:szCs w:val="24"/>
        </w:rPr>
        <w:t>。</w:t>
      </w:r>
    </w:p>
    <w:p w14:paraId="505DFAE9" w14:textId="2D620537" w:rsidR="00995E62" w:rsidRPr="006306AD" w:rsidRDefault="00537051" w:rsidP="006306AD">
      <w:pPr>
        <w:ind w:left="0"/>
        <w:rPr>
          <w:rFonts w:ascii="微软雅黑" w:eastAsia="微软雅黑" w:hAnsi="微软雅黑"/>
          <w:sz w:val="24"/>
          <w:szCs w:val="24"/>
        </w:rPr>
      </w:pPr>
      <w:r>
        <w:rPr>
          <w:rFonts w:ascii="微软雅黑" w:eastAsia="微软雅黑" w:hAnsi="微软雅黑"/>
          <w:sz w:val="24"/>
          <w:szCs w:val="24"/>
        </w:rPr>
        <w:t>此文档用于</w:t>
      </w:r>
      <w:ins w:id="1" w:author="Daixiaohui (Madeline)" w:date="2026-06-29T17:18:00Z">
        <w:r w:rsidR="004A6396">
          <w:rPr>
            <w:rFonts w:ascii="微软雅黑" w:eastAsia="微软雅黑" w:hAnsi="微软雅黑" w:hint="eastAsia"/>
            <w:sz w:val="24"/>
            <w:szCs w:val="24"/>
          </w:rPr>
          <w:t>协助</w:t>
        </w:r>
      </w:ins>
      <w:del w:id="2" w:author="Daixiaohui (Madeline)" w:date="2026-06-29T17:18:00Z">
        <w:r w:rsidDel="004A6396">
          <w:rPr>
            <w:rFonts w:ascii="微软雅黑" w:eastAsia="微软雅黑" w:hAnsi="微软雅黑"/>
            <w:sz w:val="24"/>
            <w:szCs w:val="24"/>
          </w:rPr>
          <w:delText>帮助</w:delText>
        </w:r>
      </w:del>
      <w:r>
        <w:rPr>
          <w:rFonts w:ascii="微软雅黑" w:eastAsia="微软雅黑" w:hAnsi="微软雅黑"/>
          <w:sz w:val="24"/>
          <w:szCs w:val="24"/>
        </w:rPr>
        <w:t>您</w:t>
      </w:r>
      <w:del w:id="3" w:author="Daixiaohui (Madeline)" w:date="2026-06-29T17:18:00Z">
        <w:r w:rsidRPr="00537051" w:rsidDel="004A6396">
          <w:rPr>
            <w:rFonts w:ascii="微软雅黑" w:eastAsia="微软雅黑" w:hAnsi="微软雅黑"/>
            <w:sz w:val="24"/>
            <w:szCs w:val="24"/>
          </w:rPr>
          <w:delText>更好地</w:delText>
        </w:r>
      </w:del>
      <w:r w:rsidRPr="00B60DE5">
        <w:rPr>
          <w:rFonts w:ascii="微软雅黑" w:eastAsia="微软雅黑" w:hAnsi="微软雅黑"/>
          <w:sz w:val="24"/>
          <w:szCs w:val="24"/>
        </w:rPr>
        <w:t>了解</w:t>
      </w:r>
      <w:r w:rsidR="002009CE" w:rsidRPr="00B60DE5">
        <w:rPr>
          <w:rFonts w:ascii="微软雅黑" w:eastAsia="微软雅黑" w:hAnsi="微软雅黑"/>
          <w:sz w:val="24"/>
          <w:szCs w:val="24"/>
        </w:rPr>
        <w:t xml:space="preserve">OBS </w:t>
      </w:r>
      <w:r w:rsidR="005A7EEE" w:rsidRPr="00B60DE5">
        <w:rPr>
          <w:rFonts w:ascii="微软雅黑" w:eastAsia="微软雅黑" w:hAnsi="微软雅黑"/>
          <w:sz w:val="24"/>
          <w:szCs w:val="24"/>
        </w:rPr>
        <w:t>SDK</w:t>
      </w:r>
      <w:r w:rsidRPr="00B60DE5">
        <w:rPr>
          <w:rFonts w:ascii="微软雅黑" w:eastAsia="微软雅黑" w:hAnsi="微软雅黑"/>
          <w:sz w:val="24"/>
          <w:szCs w:val="24"/>
        </w:rPr>
        <w:t>并合</w:t>
      </w:r>
      <w:proofErr w:type="gramStart"/>
      <w:r w:rsidRPr="00B60DE5">
        <w:rPr>
          <w:rFonts w:ascii="微软雅黑" w:eastAsia="微软雅黑" w:hAnsi="微软雅黑"/>
          <w:sz w:val="24"/>
          <w:szCs w:val="24"/>
        </w:rPr>
        <w:t>规</w:t>
      </w:r>
      <w:proofErr w:type="gramEnd"/>
      <w:r w:rsidR="00A110E8">
        <w:rPr>
          <w:rFonts w:ascii="微软雅黑" w:eastAsia="微软雅黑" w:hAnsi="微软雅黑" w:hint="eastAsia"/>
          <w:sz w:val="24"/>
          <w:szCs w:val="24"/>
        </w:rPr>
        <w:t>使用</w:t>
      </w:r>
      <w:r w:rsidR="002009CE" w:rsidRPr="00B60DE5">
        <w:rPr>
          <w:rFonts w:ascii="微软雅黑" w:eastAsia="微软雅黑" w:hAnsi="微软雅黑"/>
          <w:sz w:val="24"/>
          <w:szCs w:val="24"/>
        </w:rPr>
        <w:t xml:space="preserve">OBS </w:t>
      </w:r>
      <w:r w:rsidR="005A7EEE" w:rsidRPr="00B60DE5">
        <w:rPr>
          <w:rFonts w:ascii="微软雅黑" w:eastAsia="微软雅黑" w:hAnsi="微软雅黑"/>
          <w:sz w:val="24"/>
          <w:szCs w:val="24"/>
        </w:rPr>
        <w:t>SDK</w:t>
      </w:r>
      <w:r w:rsidR="005A7EEE" w:rsidRPr="00B60DE5">
        <w:rPr>
          <w:rFonts w:ascii="微软雅黑" w:eastAsia="微软雅黑" w:hAnsi="微软雅黑" w:hint="eastAsia"/>
          <w:sz w:val="24"/>
          <w:szCs w:val="24"/>
        </w:rPr>
        <w:t>服务</w:t>
      </w:r>
      <w:r w:rsidRPr="00B60DE5">
        <w:rPr>
          <w:rFonts w:ascii="微软雅黑" w:eastAsia="微软雅黑" w:hAnsi="微软雅黑"/>
          <w:sz w:val="24"/>
          <w:szCs w:val="24"/>
        </w:rPr>
        <w:t>，</w:t>
      </w:r>
      <w:r w:rsidRPr="00537051">
        <w:rPr>
          <w:rFonts w:ascii="微软雅黑" w:eastAsia="微软雅黑" w:hAnsi="微软雅黑"/>
          <w:sz w:val="24"/>
          <w:szCs w:val="24"/>
        </w:rPr>
        <w:t>仅适用于开发者的业务区域为中国大陆地区的场景</w:t>
      </w:r>
      <w:ins w:id="4" w:author="Daixiaohui (Madeline)" w:date="2026-06-29T17:18:00Z">
        <w:r w:rsidR="004A6396">
          <w:rPr>
            <w:rFonts w:ascii="微软雅黑" w:eastAsia="微软雅黑" w:hAnsi="微软雅黑" w:hint="eastAsia"/>
            <w:sz w:val="24"/>
            <w:szCs w:val="24"/>
          </w:rPr>
          <w:t>。</w:t>
        </w:r>
      </w:ins>
      <w:proofErr w:type="gramStart"/>
      <w:ins w:id="5" w:author="Daixiaohui (Madeline)" w:date="2026-06-29T17:19:00Z">
        <w:r w:rsidR="004A6396">
          <w:rPr>
            <w:rFonts w:ascii="微软雅黑" w:eastAsia="微软雅黑" w:hAnsi="微软雅黑" w:hint="eastAsia"/>
            <w:sz w:val="24"/>
            <w:szCs w:val="24"/>
          </w:rPr>
          <w:t>本使用</w:t>
        </w:r>
        <w:proofErr w:type="gramEnd"/>
        <w:r w:rsidR="004A6396">
          <w:rPr>
            <w:rFonts w:ascii="微软雅黑" w:eastAsia="微软雅黑" w:hAnsi="微软雅黑" w:hint="eastAsia"/>
            <w:sz w:val="24"/>
            <w:szCs w:val="24"/>
          </w:rPr>
          <w:t>指南</w:t>
        </w:r>
      </w:ins>
      <w:ins w:id="6" w:author="Daixiaohui (Madeline)" w:date="2026-06-29T17:20:00Z">
        <w:r w:rsidR="004A6396">
          <w:rPr>
            <w:rFonts w:ascii="微软雅黑" w:eastAsia="微软雅黑" w:hAnsi="微软雅黑" w:hint="eastAsia"/>
            <w:sz w:val="24"/>
            <w:szCs w:val="24"/>
          </w:rPr>
          <w:t>仅供</w:t>
        </w:r>
      </w:ins>
      <w:ins w:id="7" w:author="Daixiaohui (Madeline)" w:date="2026-06-29T17:19:00Z">
        <w:r w:rsidR="004A6396">
          <w:rPr>
            <w:rFonts w:ascii="微软雅黑" w:eastAsia="微软雅黑" w:hAnsi="微软雅黑" w:hint="eastAsia"/>
            <w:sz w:val="24"/>
            <w:szCs w:val="24"/>
          </w:rPr>
          <w:t>参考，</w:t>
        </w:r>
      </w:ins>
      <w:ins w:id="8" w:author="Daixiaohui (Madeline)" w:date="2026-06-29T17:20:00Z">
        <w:r w:rsidR="004A6396">
          <w:rPr>
            <w:rFonts w:ascii="微软雅黑" w:eastAsia="微软雅黑" w:hAnsi="微软雅黑" w:hint="eastAsia"/>
            <w:sz w:val="24"/>
            <w:szCs w:val="24"/>
          </w:rPr>
          <w:t>遵守</w:t>
        </w:r>
        <w:proofErr w:type="gramStart"/>
        <w:r w:rsidR="004A6396">
          <w:rPr>
            <w:rFonts w:ascii="微软雅黑" w:eastAsia="微软雅黑" w:hAnsi="微软雅黑" w:hint="eastAsia"/>
            <w:sz w:val="24"/>
            <w:szCs w:val="24"/>
          </w:rPr>
          <w:t>本使用</w:t>
        </w:r>
        <w:proofErr w:type="gramEnd"/>
        <w:r w:rsidR="004A6396">
          <w:rPr>
            <w:rFonts w:ascii="微软雅黑" w:eastAsia="微软雅黑" w:hAnsi="微软雅黑" w:hint="eastAsia"/>
            <w:sz w:val="24"/>
            <w:szCs w:val="24"/>
          </w:rPr>
          <w:t>指南不构成</w:t>
        </w:r>
      </w:ins>
      <w:ins w:id="9" w:author="Daixiaohui (Madeline)" w:date="2026-06-29T17:21:00Z">
        <w:r w:rsidR="004A6396">
          <w:rPr>
            <w:rFonts w:ascii="微软雅黑" w:eastAsia="微软雅黑" w:hAnsi="微软雅黑" w:hint="eastAsia"/>
            <w:sz w:val="24"/>
            <w:szCs w:val="24"/>
          </w:rPr>
          <w:t>证明</w:t>
        </w:r>
      </w:ins>
      <w:proofErr w:type="gramStart"/>
      <w:ins w:id="10" w:author="Daixiaohui (Madeline)" w:date="2026-06-29T17:20:00Z">
        <w:r w:rsidR="004A6396">
          <w:rPr>
            <w:rFonts w:ascii="微软雅黑" w:eastAsia="微软雅黑" w:hAnsi="微软雅黑" w:hint="eastAsia"/>
            <w:sz w:val="24"/>
            <w:szCs w:val="24"/>
          </w:rPr>
          <w:t>您满足</w:t>
        </w:r>
      </w:ins>
      <w:proofErr w:type="gramEnd"/>
      <w:ins w:id="11" w:author="Daixiaohui (Madeline)" w:date="2026-06-29T17:21:00Z">
        <w:r w:rsidR="004A6396">
          <w:rPr>
            <w:rFonts w:ascii="微软雅黑" w:eastAsia="微软雅黑" w:hAnsi="微软雅黑" w:hint="eastAsia"/>
            <w:sz w:val="24"/>
            <w:szCs w:val="24"/>
          </w:rPr>
          <w:t>所有</w:t>
        </w:r>
      </w:ins>
      <w:ins w:id="12" w:author="Daixiaohui (Madeline)" w:date="2026-06-29T17:20:00Z">
        <w:r w:rsidR="004A6396" w:rsidRPr="00162122">
          <w:rPr>
            <w:rFonts w:ascii="微软雅黑" w:eastAsia="微软雅黑" w:hAnsi="微软雅黑" w:hint="eastAsia"/>
            <w:sz w:val="24"/>
            <w:szCs w:val="24"/>
          </w:rPr>
          <w:t>适用的法律法规</w:t>
        </w:r>
        <w:r w:rsidR="004A6396">
          <w:rPr>
            <w:rFonts w:ascii="微软雅黑" w:eastAsia="微软雅黑" w:hAnsi="微软雅黑" w:hint="eastAsia"/>
            <w:sz w:val="24"/>
            <w:szCs w:val="24"/>
          </w:rPr>
          <w:t>和相关的标准规范</w:t>
        </w:r>
      </w:ins>
      <w:ins w:id="13" w:author="Daixiaohui (Madeline)" w:date="2026-06-29T17:21:00Z">
        <w:r w:rsidR="004A6396">
          <w:rPr>
            <w:rFonts w:ascii="微软雅黑" w:eastAsia="微软雅黑" w:hAnsi="微软雅黑" w:hint="eastAsia"/>
            <w:sz w:val="24"/>
            <w:szCs w:val="24"/>
          </w:rPr>
          <w:t>。</w:t>
        </w:r>
      </w:ins>
      <w:del w:id="14" w:author="Daixiaohui (Madeline)" w:date="2026-06-29T17:18:00Z">
        <w:r w:rsidRPr="00537051" w:rsidDel="004A6396">
          <w:rPr>
            <w:rFonts w:ascii="微软雅黑" w:eastAsia="微软雅黑" w:hAnsi="微软雅黑"/>
            <w:sz w:val="24"/>
            <w:szCs w:val="24"/>
          </w:rPr>
          <w:delText>。</w:delText>
        </w:r>
      </w:del>
    </w:p>
    <w:p w14:paraId="406F8F4A" w14:textId="37746A28" w:rsidR="00BC3AE9" w:rsidRPr="006306AD" w:rsidRDefault="00A4104B" w:rsidP="0094351B">
      <w:pPr>
        <w:pStyle w:val="21"/>
        <w:numPr>
          <w:ilvl w:val="0"/>
          <w:numId w:val="27"/>
        </w:numPr>
        <w:rPr>
          <w:sz w:val="32"/>
          <w:szCs w:val="32"/>
          <w:lang w:eastAsia="zh-CN"/>
        </w:rPr>
      </w:pPr>
      <w:r>
        <w:rPr>
          <w:rFonts w:ascii="微软雅黑" w:eastAsia="微软雅黑" w:hAnsi="微软雅黑" w:hint="eastAsia"/>
          <w:b/>
          <w:bCs w:val="0"/>
          <w:sz w:val="32"/>
          <w:szCs w:val="32"/>
          <w:lang w:eastAsia="zh-CN"/>
        </w:rPr>
        <w:t>基本</w:t>
      </w:r>
      <w:r w:rsidR="00D53A92" w:rsidRPr="006306AD">
        <w:rPr>
          <w:rFonts w:ascii="微软雅黑" w:eastAsia="微软雅黑" w:hAnsi="微软雅黑"/>
          <w:b/>
          <w:bCs w:val="0"/>
          <w:sz w:val="32"/>
          <w:szCs w:val="32"/>
          <w:lang w:eastAsia="zh-CN"/>
        </w:rPr>
        <w:t>要求</w:t>
      </w:r>
    </w:p>
    <w:p w14:paraId="12D8F123" w14:textId="317211C6" w:rsidR="009C551E" w:rsidRPr="006306AD" w:rsidRDefault="00983D63" w:rsidP="005D63DF">
      <w:pPr>
        <w:ind w:left="567"/>
        <w:rPr>
          <w:rFonts w:ascii="微软雅黑" w:eastAsia="微软雅黑" w:hAnsi="微软雅黑"/>
          <w:sz w:val="24"/>
          <w:szCs w:val="24"/>
        </w:rPr>
      </w:pPr>
      <w:r w:rsidRPr="006306AD">
        <w:rPr>
          <w:rStyle w:val="affffc"/>
          <w:rFonts w:ascii="微软雅黑" w:eastAsia="微软雅黑" w:hAnsi="微软雅黑"/>
          <w:b w:val="0"/>
          <w:color w:val="333333"/>
          <w:sz w:val="24"/>
          <w:szCs w:val="24"/>
          <w:shd w:val="clear" w:color="auto" w:fill="FFFFFF"/>
        </w:rPr>
        <w:t>您的</w:t>
      </w:r>
      <w:r w:rsidRPr="006306AD">
        <w:rPr>
          <w:rFonts w:ascii="微软雅黑" w:eastAsia="微软雅黑" w:hAnsi="微软雅黑" w:hint="eastAsia"/>
          <w:sz w:val="24"/>
          <w:szCs w:val="24"/>
        </w:rPr>
        <w:t>产品及服务需要尊重用户隐私，遵守</w:t>
      </w:r>
      <w:ins w:id="15" w:author="Daixiaohui (Madeline)" w:date="2026-06-29T17:13:00Z">
        <w:r w:rsidR="004A6396" w:rsidRPr="004A6396">
          <w:rPr>
            <w:rFonts w:ascii="微软雅黑" w:eastAsia="微软雅黑" w:hAnsi="微软雅黑" w:hint="eastAsia"/>
            <w:sz w:val="24"/>
            <w:szCs w:val="24"/>
          </w:rPr>
          <w:t>适用的</w:t>
        </w:r>
        <w:r w:rsidR="004A6396">
          <w:rPr>
            <w:rFonts w:ascii="微软雅黑" w:eastAsia="微软雅黑" w:hAnsi="微软雅黑" w:hint="eastAsia"/>
            <w:sz w:val="24"/>
            <w:szCs w:val="24"/>
          </w:rPr>
          <w:t>数据保护相关</w:t>
        </w:r>
        <w:r w:rsidR="004A6396" w:rsidRPr="004A6396">
          <w:rPr>
            <w:rFonts w:ascii="微软雅黑" w:eastAsia="微软雅黑" w:hAnsi="微软雅黑" w:hint="eastAsia"/>
            <w:sz w:val="24"/>
            <w:szCs w:val="24"/>
          </w:rPr>
          <w:t>法律法规</w:t>
        </w:r>
      </w:ins>
      <w:del w:id="16" w:author="Daixiaohui (Madeline)" w:date="2026-06-29T17:13:00Z">
        <w:r w:rsidRPr="006306AD" w:rsidDel="004A6396">
          <w:rPr>
            <w:rFonts w:ascii="微软雅黑" w:eastAsia="微软雅黑" w:hAnsi="微软雅黑" w:hint="eastAsia"/>
            <w:sz w:val="24"/>
            <w:szCs w:val="24"/>
          </w:rPr>
          <w:delText>国家的数据保护法律和法规</w:delText>
        </w:r>
      </w:del>
      <w:r w:rsidRPr="006306AD">
        <w:rPr>
          <w:rFonts w:ascii="微软雅黑" w:eastAsia="微软雅黑" w:hAnsi="微软雅黑" w:hint="eastAsia"/>
          <w:sz w:val="24"/>
          <w:szCs w:val="24"/>
        </w:rPr>
        <w:t>。</w:t>
      </w:r>
      <w:r w:rsidR="009C551E" w:rsidRPr="006306AD">
        <w:rPr>
          <w:rFonts w:ascii="微软雅黑" w:eastAsia="微软雅黑" w:hAnsi="微软雅黑" w:hint="eastAsia"/>
          <w:sz w:val="24"/>
          <w:szCs w:val="24"/>
        </w:rPr>
        <w:t>禁止参与任何干扰、干涉、损害、未授权访问任何终端设备、服务器、网络的活动。</w:t>
      </w:r>
    </w:p>
    <w:p w14:paraId="27A78ABB" w14:textId="688E866A" w:rsidR="0035624B" w:rsidRPr="006306AD" w:rsidRDefault="006306AD" w:rsidP="006306AD">
      <w:pPr>
        <w:ind w:left="567"/>
        <w:rPr>
          <w:rFonts w:ascii="微软雅黑" w:eastAsia="微软雅黑" w:hAnsi="微软雅黑"/>
          <w:b/>
          <w:sz w:val="24"/>
          <w:szCs w:val="24"/>
        </w:rPr>
      </w:pPr>
      <w:r w:rsidRPr="006306AD">
        <w:rPr>
          <w:rFonts w:ascii="微软雅黑" w:eastAsia="微软雅黑" w:hAnsi="微软雅黑"/>
          <w:b/>
          <w:sz w:val="24"/>
          <w:szCs w:val="24"/>
        </w:rPr>
        <w:t>（一）</w:t>
      </w:r>
      <w:r w:rsidR="0035624B" w:rsidRPr="006306AD">
        <w:rPr>
          <w:rFonts w:ascii="微软雅黑" w:eastAsia="微软雅黑" w:hAnsi="微软雅黑"/>
          <w:b/>
          <w:sz w:val="24"/>
          <w:szCs w:val="24"/>
        </w:rPr>
        <w:t>隐私政策要求</w:t>
      </w:r>
    </w:p>
    <w:p w14:paraId="6181F88E" w14:textId="3CE50B0D" w:rsidR="00983D63" w:rsidRPr="006306AD" w:rsidRDefault="00983D63" w:rsidP="005D63DF">
      <w:pPr>
        <w:ind w:left="567"/>
        <w:rPr>
          <w:rFonts w:ascii="微软雅黑" w:eastAsia="微软雅黑" w:hAnsi="微软雅黑"/>
          <w:sz w:val="24"/>
          <w:szCs w:val="24"/>
        </w:rPr>
      </w:pPr>
      <w:r w:rsidRPr="006306AD">
        <w:rPr>
          <w:rFonts w:ascii="微软雅黑" w:eastAsia="微软雅黑" w:hAnsi="微软雅黑" w:hint="eastAsia"/>
          <w:sz w:val="24"/>
          <w:szCs w:val="24"/>
        </w:rPr>
        <w:t>您需根据</w:t>
      </w:r>
      <w:ins w:id="17" w:author="Daixiaohui (Madeline)" w:date="2026-06-29T17:14:00Z">
        <w:r w:rsidR="004A6396" w:rsidRPr="004A6396">
          <w:rPr>
            <w:rFonts w:ascii="微软雅黑" w:eastAsia="微软雅黑" w:hAnsi="微软雅黑" w:hint="eastAsia"/>
            <w:sz w:val="24"/>
            <w:szCs w:val="24"/>
          </w:rPr>
          <w:t>适用的数据保护相关法律法规</w:t>
        </w:r>
      </w:ins>
      <w:del w:id="18" w:author="Daixiaohui (Madeline)" w:date="2026-06-29T17:14:00Z">
        <w:r w:rsidRPr="006306AD" w:rsidDel="004A6396">
          <w:rPr>
            <w:rFonts w:ascii="微软雅黑" w:eastAsia="微软雅黑" w:hAnsi="微软雅黑" w:hint="eastAsia"/>
            <w:sz w:val="24"/>
            <w:szCs w:val="24"/>
          </w:rPr>
          <w:delText>法律</w:delText>
        </w:r>
      </w:del>
      <w:r w:rsidRPr="006306AD">
        <w:rPr>
          <w:rFonts w:ascii="微软雅黑" w:eastAsia="微软雅黑" w:hAnsi="微软雅黑" w:hint="eastAsia"/>
          <w:sz w:val="24"/>
          <w:szCs w:val="24"/>
        </w:rPr>
        <w:t>要求以自身名义发布隐私政策，并就个人信息的处理行为获取用户同意</w:t>
      </w:r>
      <w:r w:rsidR="00E066FD">
        <w:rPr>
          <w:rFonts w:ascii="微软雅黑" w:eastAsia="微软雅黑" w:hAnsi="微软雅黑" w:hint="eastAsia"/>
          <w:sz w:val="24"/>
          <w:szCs w:val="24"/>
        </w:rPr>
        <w:t>或取得其他合法性基础</w:t>
      </w:r>
      <w:r w:rsidRPr="006306AD">
        <w:rPr>
          <w:rFonts w:ascii="微软雅黑" w:eastAsia="微软雅黑" w:hAnsi="微软雅黑" w:hint="eastAsia"/>
          <w:sz w:val="24"/>
          <w:szCs w:val="24"/>
        </w:rPr>
        <w:t>。</w:t>
      </w:r>
      <w:r w:rsidRPr="006306AD">
        <w:rPr>
          <w:rFonts w:ascii="微软雅黑" w:eastAsia="微软雅黑" w:hAnsi="微软雅黑"/>
          <w:sz w:val="24"/>
          <w:szCs w:val="24"/>
        </w:rPr>
        <w:t>隐私政策的要求包括不限于如下：</w:t>
      </w:r>
    </w:p>
    <w:p w14:paraId="52294A82" w14:textId="77777777" w:rsidR="00983D63" w:rsidRPr="006306AD" w:rsidRDefault="00F274B6" w:rsidP="00C82010">
      <w:pPr>
        <w:pStyle w:val="Step"/>
        <w:numPr>
          <w:ilvl w:val="0"/>
          <w:numId w:val="18"/>
        </w:numPr>
        <w:ind w:left="1554"/>
        <w:rPr>
          <w:rFonts w:ascii="微软雅黑" w:eastAsia="微软雅黑" w:hAnsi="微软雅黑"/>
          <w:sz w:val="24"/>
          <w:szCs w:val="24"/>
        </w:rPr>
      </w:pPr>
      <w:r w:rsidRPr="006306AD">
        <w:rPr>
          <w:rFonts w:ascii="微软雅黑" w:eastAsia="微软雅黑" w:hAnsi="微软雅黑"/>
          <w:sz w:val="24"/>
          <w:szCs w:val="24"/>
        </w:rPr>
        <w:t>有独立</w:t>
      </w:r>
      <w:r w:rsidR="0008696E" w:rsidRPr="006306AD">
        <w:rPr>
          <w:rFonts w:ascii="微软雅黑" w:eastAsia="微软雅黑" w:hAnsi="微软雅黑"/>
          <w:sz w:val="24"/>
          <w:szCs w:val="24"/>
        </w:rPr>
        <w:t>文本，不能作为用户协议</w:t>
      </w:r>
      <w:r w:rsidR="0008696E" w:rsidRPr="006306AD">
        <w:rPr>
          <w:rFonts w:ascii="微软雅黑" w:eastAsia="微软雅黑" w:hAnsi="微软雅黑" w:hint="eastAsia"/>
          <w:sz w:val="24"/>
          <w:szCs w:val="24"/>
        </w:rPr>
        <w:t>的一部分。</w:t>
      </w:r>
    </w:p>
    <w:p w14:paraId="151C3EC9" w14:textId="77777777" w:rsidR="0008696E" w:rsidRPr="006306AD" w:rsidRDefault="0008696E" w:rsidP="00C82010">
      <w:pPr>
        <w:pStyle w:val="Step"/>
        <w:numPr>
          <w:ilvl w:val="0"/>
          <w:numId w:val="18"/>
        </w:numPr>
        <w:ind w:left="1554"/>
        <w:rPr>
          <w:rFonts w:ascii="微软雅黑" w:eastAsia="微软雅黑" w:hAnsi="微软雅黑"/>
          <w:sz w:val="24"/>
          <w:szCs w:val="24"/>
        </w:rPr>
      </w:pPr>
      <w:r w:rsidRPr="006306AD">
        <w:rPr>
          <w:rFonts w:ascii="微软雅黑" w:eastAsia="微软雅黑" w:hAnsi="微软雅黑"/>
          <w:sz w:val="24"/>
          <w:szCs w:val="24"/>
        </w:rPr>
        <w:lastRenderedPageBreak/>
        <w:t>App</w:t>
      </w:r>
      <w:r w:rsidR="00086843" w:rsidRPr="006306AD">
        <w:rPr>
          <w:rFonts w:ascii="微软雅黑" w:eastAsia="微软雅黑" w:hAnsi="微软雅黑"/>
          <w:sz w:val="24"/>
          <w:szCs w:val="24"/>
        </w:rPr>
        <w:t>首次运行</w:t>
      </w:r>
      <w:r w:rsidRPr="006306AD">
        <w:rPr>
          <w:rFonts w:ascii="微软雅黑" w:eastAsia="微软雅黑" w:hAnsi="微软雅黑"/>
          <w:sz w:val="24"/>
          <w:szCs w:val="24"/>
        </w:rPr>
        <w:t>收集处理个人信息前需要以醒目方式提示用户阅读隐私政策。隐私政策需方便用户</w:t>
      </w:r>
      <w:r w:rsidRPr="006306AD">
        <w:rPr>
          <w:rFonts w:ascii="微软雅黑" w:eastAsia="微软雅黑" w:hAnsi="微软雅黑" w:hint="eastAsia"/>
          <w:sz w:val="24"/>
          <w:szCs w:val="24"/>
        </w:rPr>
        <w:t>查看</w:t>
      </w:r>
      <w:r w:rsidRPr="006306AD">
        <w:rPr>
          <w:rFonts w:ascii="微软雅黑" w:eastAsia="微软雅黑" w:hAnsi="微软雅黑"/>
          <w:sz w:val="24"/>
          <w:szCs w:val="24"/>
        </w:rPr>
        <w:t>，例如用户在App主功能界面中通过</w:t>
      </w:r>
      <w:r w:rsidRPr="006306AD">
        <w:rPr>
          <w:rFonts w:ascii="微软雅黑" w:eastAsia="微软雅黑" w:hAnsi="微软雅黑" w:hint="eastAsia"/>
          <w:sz w:val="24"/>
          <w:szCs w:val="24"/>
        </w:rPr>
        <w:t>4次以内的点击或滑动操作可访问。</w:t>
      </w:r>
    </w:p>
    <w:p w14:paraId="77A16B86" w14:textId="77777777" w:rsidR="0008696E" w:rsidRPr="006306AD" w:rsidRDefault="002E19FF" w:rsidP="00C82010">
      <w:pPr>
        <w:pStyle w:val="Step"/>
        <w:numPr>
          <w:ilvl w:val="0"/>
          <w:numId w:val="18"/>
        </w:numPr>
        <w:ind w:left="1554"/>
        <w:rPr>
          <w:rFonts w:ascii="微软雅黑" w:eastAsia="微软雅黑" w:hAnsi="微软雅黑"/>
          <w:sz w:val="24"/>
          <w:szCs w:val="24"/>
        </w:rPr>
      </w:pPr>
      <w:r w:rsidRPr="006306AD">
        <w:rPr>
          <w:rFonts w:ascii="微软雅黑" w:eastAsia="微软雅黑" w:hAnsi="微软雅黑"/>
          <w:sz w:val="24"/>
          <w:szCs w:val="24"/>
        </w:rPr>
        <w:t>描述语言需要清晰通俗，符合通用语言习惯，避免使用有歧义的语言。</w:t>
      </w:r>
    </w:p>
    <w:p w14:paraId="06A6F0F7" w14:textId="0D8F2BB1" w:rsidR="002E19FF" w:rsidRPr="006306AD" w:rsidRDefault="00622D87" w:rsidP="00C82010">
      <w:pPr>
        <w:pStyle w:val="Step"/>
        <w:numPr>
          <w:ilvl w:val="0"/>
          <w:numId w:val="18"/>
        </w:numPr>
        <w:ind w:left="1554"/>
        <w:rPr>
          <w:rFonts w:ascii="微软雅黑" w:eastAsia="微软雅黑" w:hAnsi="微软雅黑"/>
          <w:sz w:val="24"/>
          <w:szCs w:val="24"/>
        </w:rPr>
      </w:pPr>
      <w:r w:rsidRPr="006306AD">
        <w:rPr>
          <w:rFonts w:ascii="微软雅黑" w:eastAsia="微软雅黑" w:hAnsi="微软雅黑" w:hint="eastAsia"/>
          <w:sz w:val="24"/>
          <w:szCs w:val="24"/>
        </w:rPr>
        <w:t>隐私政策</w:t>
      </w:r>
      <w:r w:rsidR="002E19FF" w:rsidRPr="006306AD">
        <w:rPr>
          <w:rFonts w:ascii="微软雅黑" w:eastAsia="微软雅黑" w:hAnsi="微软雅黑"/>
          <w:sz w:val="24"/>
          <w:szCs w:val="24"/>
        </w:rPr>
        <w:t>内容</w:t>
      </w:r>
      <w:r w:rsidR="00534331" w:rsidRPr="006306AD">
        <w:rPr>
          <w:rFonts w:ascii="微软雅黑" w:eastAsia="微软雅黑" w:hAnsi="微软雅黑"/>
          <w:sz w:val="24"/>
          <w:szCs w:val="24"/>
        </w:rPr>
        <w:t>要包含</w:t>
      </w:r>
      <w:r w:rsidR="00086843" w:rsidRPr="006306AD">
        <w:rPr>
          <w:rFonts w:ascii="微软雅黑" w:eastAsia="微软雅黑" w:hAnsi="微软雅黑"/>
          <w:sz w:val="24"/>
          <w:szCs w:val="24"/>
        </w:rPr>
        <w:t>产品及服务</w:t>
      </w:r>
      <w:r w:rsidR="00534331" w:rsidRPr="006306AD">
        <w:rPr>
          <w:rFonts w:ascii="微软雅黑" w:eastAsia="微软雅黑" w:hAnsi="微软雅黑"/>
          <w:sz w:val="24"/>
          <w:szCs w:val="24"/>
        </w:rPr>
        <w:t>收集个人信息的目的、</w:t>
      </w:r>
      <w:r w:rsidR="004D42D0" w:rsidRPr="006306AD">
        <w:rPr>
          <w:rFonts w:ascii="微软雅黑" w:eastAsia="微软雅黑" w:hAnsi="微软雅黑"/>
          <w:sz w:val="24"/>
          <w:szCs w:val="24"/>
        </w:rPr>
        <w:t>方式和</w:t>
      </w:r>
      <w:r w:rsidR="00534331" w:rsidRPr="006306AD">
        <w:rPr>
          <w:rFonts w:ascii="微软雅黑" w:eastAsia="微软雅黑" w:hAnsi="微软雅黑"/>
          <w:sz w:val="24"/>
          <w:szCs w:val="24"/>
        </w:rPr>
        <w:t>范围</w:t>
      </w:r>
      <w:r w:rsidR="00086843" w:rsidRPr="006306AD">
        <w:rPr>
          <w:rFonts w:ascii="微软雅黑" w:eastAsia="微软雅黑" w:hAnsi="微软雅黑" w:hint="eastAsia"/>
          <w:sz w:val="24"/>
          <w:szCs w:val="24"/>
        </w:rPr>
        <w:t>，</w:t>
      </w:r>
      <w:r w:rsidR="00E066FD">
        <w:rPr>
          <w:rFonts w:ascii="微软雅黑" w:eastAsia="微软雅黑" w:hAnsi="微软雅黑" w:hint="eastAsia"/>
          <w:sz w:val="24"/>
          <w:szCs w:val="24"/>
        </w:rPr>
        <w:t>个人</w:t>
      </w:r>
      <w:r w:rsidR="009C551E" w:rsidRPr="006306AD">
        <w:rPr>
          <w:rFonts w:ascii="微软雅黑" w:eastAsia="微软雅黑" w:hAnsi="微软雅黑" w:hint="eastAsia"/>
          <w:sz w:val="24"/>
          <w:szCs w:val="24"/>
        </w:rPr>
        <w:t>信息处理者的名称和联系方式</w:t>
      </w:r>
      <w:r w:rsidR="00086843" w:rsidRPr="006306AD">
        <w:rPr>
          <w:rFonts w:ascii="微软雅黑" w:eastAsia="微软雅黑" w:hAnsi="微软雅黑" w:hint="eastAsia"/>
          <w:sz w:val="24"/>
          <w:szCs w:val="24"/>
        </w:rPr>
        <w:t>等。</w:t>
      </w:r>
    </w:p>
    <w:p w14:paraId="4D76DBD1" w14:textId="77777777" w:rsidR="00622D87" w:rsidRPr="006306AD" w:rsidRDefault="00622D87" w:rsidP="00C82010">
      <w:pPr>
        <w:pStyle w:val="Step"/>
        <w:numPr>
          <w:ilvl w:val="0"/>
          <w:numId w:val="18"/>
        </w:numPr>
        <w:ind w:left="1554"/>
        <w:rPr>
          <w:rFonts w:ascii="微软雅黑" w:eastAsia="微软雅黑" w:hAnsi="微软雅黑"/>
          <w:sz w:val="24"/>
          <w:szCs w:val="24"/>
        </w:rPr>
      </w:pPr>
      <w:r w:rsidRPr="006306AD">
        <w:rPr>
          <w:rFonts w:ascii="微软雅黑" w:eastAsia="微软雅黑" w:hAnsi="微软雅黑" w:hint="eastAsia"/>
          <w:sz w:val="24"/>
          <w:szCs w:val="24"/>
        </w:rPr>
        <w:t>您的产品及服务如涉及向第三方共享个人信息或集成了第三方的S</w:t>
      </w:r>
      <w:r w:rsidRPr="006306AD">
        <w:rPr>
          <w:rFonts w:ascii="微软雅黑" w:eastAsia="微软雅黑" w:hAnsi="微软雅黑"/>
          <w:sz w:val="24"/>
          <w:szCs w:val="24"/>
        </w:rPr>
        <w:t>DK时，需要在隐私政策中向用户进行披露和说明，获取用户的授权或同意。</w:t>
      </w:r>
    </w:p>
    <w:p w14:paraId="009E571C" w14:textId="0AA45AC2" w:rsidR="005B41C9" w:rsidRPr="006306AD" w:rsidRDefault="006306AD" w:rsidP="006306AD">
      <w:pPr>
        <w:ind w:left="567"/>
        <w:rPr>
          <w:rFonts w:ascii="微软雅黑" w:eastAsia="微软雅黑" w:hAnsi="微软雅黑"/>
          <w:b/>
          <w:sz w:val="24"/>
          <w:szCs w:val="24"/>
        </w:rPr>
      </w:pPr>
      <w:r w:rsidRPr="006306AD">
        <w:rPr>
          <w:rFonts w:ascii="微软雅黑" w:eastAsia="微软雅黑" w:hAnsi="微软雅黑"/>
          <w:b/>
          <w:sz w:val="24"/>
          <w:szCs w:val="24"/>
        </w:rPr>
        <w:t>（二）</w:t>
      </w:r>
      <w:r w:rsidR="005B41C9" w:rsidRPr="006306AD">
        <w:rPr>
          <w:rFonts w:ascii="微软雅黑" w:eastAsia="微软雅黑" w:hAnsi="微软雅黑"/>
          <w:b/>
          <w:sz w:val="24"/>
          <w:szCs w:val="24"/>
        </w:rPr>
        <w:t>处理个人信息要求</w:t>
      </w:r>
    </w:p>
    <w:p w14:paraId="558088D0" w14:textId="77777777" w:rsidR="005B41C9" w:rsidRPr="006306AD" w:rsidRDefault="005B41C9" w:rsidP="005D63DF">
      <w:pPr>
        <w:ind w:left="567"/>
        <w:rPr>
          <w:rFonts w:ascii="微软雅黑" w:eastAsia="微软雅黑" w:hAnsi="微软雅黑"/>
          <w:sz w:val="24"/>
          <w:szCs w:val="24"/>
        </w:rPr>
      </w:pPr>
      <w:r w:rsidRPr="006306AD">
        <w:rPr>
          <w:rFonts w:ascii="微软雅黑" w:eastAsia="微软雅黑" w:hAnsi="微软雅黑" w:hint="eastAsia"/>
          <w:sz w:val="24"/>
          <w:szCs w:val="24"/>
        </w:rPr>
        <w:t>您的产品及服务在处理用户个人信息时，需要遵守的要求包括不限于如下：</w:t>
      </w:r>
    </w:p>
    <w:p w14:paraId="3F0D83E2" w14:textId="77777777" w:rsidR="005B41C9" w:rsidRPr="006306AD" w:rsidRDefault="005B41C9" w:rsidP="00C82010">
      <w:pPr>
        <w:pStyle w:val="Step"/>
        <w:numPr>
          <w:ilvl w:val="0"/>
          <w:numId w:val="19"/>
        </w:numPr>
        <w:ind w:left="1554"/>
        <w:rPr>
          <w:rFonts w:ascii="微软雅黑" w:eastAsia="微软雅黑" w:hAnsi="微软雅黑"/>
          <w:sz w:val="24"/>
          <w:szCs w:val="24"/>
        </w:rPr>
      </w:pPr>
      <w:r w:rsidRPr="006306AD">
        <w:rPr>
          <w:rFonts w:ascii="微软雅黑" w:eastAsia="微软雅黑" w:hAnsi="微软雅黑" w:hint="eastAsia"/>
          <w:sz w:val="24"/>
          <w:szCs w:val="24"/>
        </w:rPr>
        <w:t>处理</w:t>
      </w:r>
      <w:r w:rsidRPr="006306AD">
        <w:rPr>
          <w:rFonts w:ascii="微软雅黑" w:eastAsia="微软雅黑" w:hAnsi="微软雅黑"/>
          <w:sz w:val="24"/>
          <w:szCs w:val="24"/>
        </w:rPr>
        <w:t>个人信息需要基于使用目的所必需，满足最小化原则。</w:t>
      </w:r>
    </w:p>
    <w:p w14:paraId="04893EC3" w14:textId="77777777" w:rsidR="005B41C9" w:rsidRPr="006306AD" w:rsidRDefault="005B41C9" w:rsidP="00C82010">
      <w:pPr>
        <w:pStyle w:val="Step"/>
        <w:numPr>
          <w:ilvl w:val="0"/>
          <w:numId w:val="19"/>
        </w:numPr>
        <w:ind w:left="1554"/>
        <w:rPr>
          <w:rFonts w:ascii="微软雅黑" w:eastAsia="微软雅黑" w:hAnsi="微软雅黑"/>
          <w:sz w:val="24"/>
          <w:szCs w:val="24"/>
        </w:rPr>
      </w:pPr>
      <w:r w:rsidRPr="006306AD">
        <w:rPr>
          <w:rFonts w:ascii="微软雅黑" w:eastAsia="微软雅黑" w:hAnsi="微软雅黑"/>
          <w:sz w:val="24"/>
          <w:szCs w:val="24"/>
        </w:rPr>
        <w:t>实际收集和处理的个人信息范围、使用目的需要与隐私政策的范围保持一致。</w:t>
      </w:r>
    </w:p>
    <w:p w14:paraId="20396129" w14:textId="77777777" w:rsidR="005B41C9" w:rsidRPr="006306AD" w:rsidRDefault="005B41C9" w:rsidP="00C82010">
      <w:pPr>
        <w:pStyle w:val="Step"/>
        <w:numPr>
          <w:ilvl w:val="0"/>
          <w:numId w:val="19"/>
        </w:numPr>
        <w:ind w:left="1554"/>
        <w:rPr>
          <w:rFonts w:ascii="微软雅黑" w:eastAsia="微软雅黑" w:hAnsi="微软雅黑"/>
          <w:sz w:val="24"/>
          <w:szCs w:val="24"/>
        </w:rPr>
      </w:pPr>
      <w:r w:rsidRPr="006306AD">
        <w:rPr>
          <w:rFonts w:ascii="微软雅黑" w:eastAsia="微软雅黑" w:hAnsi="微软雅黑"/>
          <w:sz w:val="24"/>
          <w:szCs w:val="24"/>
        </w:rPr>
        <w:t>收集个人信息的频率需与隐私政策保持一致，禁止</w:t>
      </w:r>
      <w:proofErr w:type="gramStart"/>
      <w:r w:rsidRPr="006306AD">
        <w:rPr>
          <w:rFonts w:ascii="微软雅黑" w:eastAsia="微软雅黑" w:hAnsi="微软雅黑"/>
          <w:sz w:val="24"/>
          <w:szCs w:val="24"/>
        </w:rPr>
        <w:t>超频次</w:t>
      </w:r>
      <w:proofErr w:type="gramEnd"/>
      <w:r w:rsidR="00F17EC7" w:rsidRPr="006306AD">
        <w:rPr>
          <w:rFonts w:ascii="微软雅黑" w:eastAsia="微软雅黑" w:hAnsi="微软雅黑"/>
          <w:sz w:val="24"/>
          <w:szCs w:val="24"/>
        </w:rPr>
        <w:t>收集个人信息。</w:t>
      </w:r>
    </w:p>
    <w:p w14:paraId="54511CB6" w14:textId="0336E601" w:rsidR="00AC127B" w:rsidRDefault="00F17EC7" w:rsidP="00C82010">
      <w:pPr>
        <w:pStyle w:val="Step"/>
        <w:numPr>
          <w:ilvl w:val="0"/>
          <w:numId w:val="19"/>
        </w:numPr>
        <w:ind w:left="1554"/>
        <w:rPr>
          <w:rFonts w:ascii="微软雅黑" w:eastAsia="微软雅黑" w:hAnsi="微软雅黑"/>
          <w:sz w:val="24"/>
          <w:szCs w:val="24"/>
        </w:rPr>
      </w:pPr>
      <w:r w:rsidRPr="006306AD">
        <w:rPr>
          <w:rFonts w:ascii="微软雅黑" w:eastAsia="微软雅黑" w:hAnsi="微软雅黑"/>
          <w:sz w:val="24"/>
          <w:szCs w:val="24"/>
        </w:rPr>
        <w:t>有明确的个人信息到期删除机制，个人信息的存留期与隐私政策</w:t>
      </w:r>
      <w:r w:rsidR="005D32C1" w:rsidRPr="006306AD">
        <w:rPr>
          <w:rFonts w:ascii="微软雅黑" w:eastAsia="微软雅黑" w:hAnsi="微软雅黑"/>
          <w:sz w:val="24"/>
          <w:szCs w:val="24"/>
        </w:rPr>
        <w:t>保</w:t>
      </w:r>
      <w:r w:rsidRPr="006306AD">
        <w:rPr>
          <w:rFonts w:ascii="微软雅黑" w:eastAsia="微软雅黑" w:hAnsi="微软雅黑"/>
          <w:sz w:val="24"/>
          <w:szCs w:val="24"/>
        </w:rPr>
        <w:t>持一致，到期按时删除个人信息或对个人信息进行匿名化处理。</w:t>
      </w:r>
    </w:p>
    <w:p w14:paraId="290A5523" w14:textId="367DC9E9" w:rsidR="008A551F" w:rsidRDefault="00A036B9" w:rsidP="00C82010">
      <w:pPr>
        <w:pStyle w:val="Step"/>
        <w:numPr>
          <w:ilvl w:val="0"/>
          <w:numId w:val="19"/>
        </w:numPr>
        <w:ind w:left="1554"/>
        <w:rPr>
          <w:rFonts w:ascii="微软雅黑" w:eastAsia="微软雅黑" w:hAnsi="微软雅黑"/>
          <w:sz w:val="24"/>
          <w:szCs w:val="24"/>
        </w:rPr>
      </w:pPr>
      <w:r>
        <w:rPr>
          <w:rFonts w:ascii="微软雅黑" w:eastAsia="微软雅黑" w:hAnsi="微软雅黑" w:hint="eastAsia"/>
          <w:sz w:val="24"/>
          <w:szCs w:val="24"/>
        </w:rPr>
        <w:t>如涉及</w:t>
      </w:r>
      <w:r w:rsidR="006A7570">
        <w:rPr>
          <w:rFonts w:ascii="微软雅黑" w:eastAsia="微软雅黑" w:hAnsi="微软雅黑" w:hint="eastAsia"/>
          <w:sz w:val="24"/>
          <w:szCs w:val="24"/>
        </w:rPr>
        <w:t>处理</w:t>
      </w:r>
      <w:r w:rsidR="008A551F" w:rsidRPr="006E0588">
        <w:rPr>
          <w:rFonts w:ascii="微软雅黑" w:eastAsia="微软雅黑" w:hAnsi="微软雅黑" w:hint="eastAsia"/>
          <w:sz w:val="24"/>
          <w:szCs w:val="24"/>
        </w:rPr>
        <w:t>不满十四周岁未成年人个人信息前，应取得未成年人的父母或其他监护人的同意</w:t>
      </w:r>
      <w:r w:rsidR="008A551F">
        <w:rPr>
          <w:rFonts w:ascii="微软雅黑" w:eastAsia="微软雅黑" w:hAnsi="微软雅黑" w:hint="eastAsia"/>
          <w:sz w:val="24"/>
          <w:szCs w:val="24"/>
        </w:rPr>
        <w:t>。</w:t>
      </w:r>
    </w:p>
    <w:p w14:paraId="52C6BD40" w14:textId="346CD808" w:rsidR="008A551F" w:rsidRDefault="00A036B9" w:rsidP="00C82010">
      <w:pPr>
        <w:pStyle w:val="Step"/>
        <w:numPr>
          <w:ilvl w:val="0"/>
          <w:numId w:val="19"/>
        </w:numPr>
        <w:ind w:left="1554"/>
        <w:rPr>
          <w:rFonts w:ascii="微软雅黑" w:eastAsia="微软雅黑" w:hAnsi="微软雅黑"/>
          <w:sz w:val="24"/>
          <w:szCs w:val="24"/>
        </w:rPr>
      </w:pPr>
      <w:r>
        <w:rPr>
          <w:rFonts w:ascii="微软雅黑" w:eastAsia="微软雅黑" w:hAnsi="微软雅黑" w:hint="eastAsia"/>
          <w:sz w:val="24"/>
          <w:szCs w:val="24"/>
        </w:rPr>
        <w:t>如涉及</w:t>
      </w:r>
      <w:r w:rsidR="006A7570">
        <w:rPr>
          <w:rFonts w:ascii="微软雅黑" w:eastAsia="微软雅黑" w:hAnsi="微软雅黑" w:hint="eastAsia"/>
          <w:sz w:val="24"/>
          <w:szCs w:val="24"/>
        </w:rPr>
        <w:t>处理</w:t>
      </w:r>
      <w:r w:rsidR="008A551F" w:rsidRPr="006E0588">
        <w:rPr>
          <w:rFonts w:ascii="微软雅黑" w:eastAsia="微软雅黑" w:hAnsi="微软雅黑" w:hint="eastAsia"/>
          <w:sz w:val="24"/>
          <w:szCs w:val="24"/>
        </w:rPr>
        <w:t>个人信息用于个性化推荐功能或大数据分析业务的，应告知并取得</w:t>
      </w:r>
      <w:del w:id="19" w:author="Daixiaohui (Madeline)" w:date="2026-07-10T14:41:00Z">
        <w:r w:rsidR="008A551F" w:rsidRPr="006E0588" w:rsidDel="008723A8">
          <w:rPr>
            <w:rFonts w:ascii="微软雅黑" w:eastAsia="微软雅黑" w:hAnsi="微软雅黑" w:hint="eastAsia"/>
            <w:sz w:val="24"/>
            <w:szCs w:val="24"/>
          </w:rPr>
          <w:delText>最终</w:delText>
        </w:r>
      </w:del>
      <w:r w:rsidR="008A551F" w:rsidRPr="006E0588">
        <w:rPr>
          <w:rFonts w:ascii="微软雅黑" w:eastAsia="微软雅黑" w:hAnsi="微软雅黑" w:hint="eastAsia"/>
          <w:sz w:val="24"/>
          <w:szCs w:val="24"/>
        </w:rPr>
        <w:t>用户的授权同意情况下方可开展相关业务功能</w:t>
      </w:r>
      <w:r w:rsidR="008A551F">
        <w:rPr>
          <w:rFonts w:ascii="微软雅黑" w:eastAsia="微软雅黑" w:hAnsi="微软雅黑" w:hint="eastAsia"/>
          <w:sz w:val="24"/>
          <w:szCs w:val="24"/>
        </w:rPr>
        <w:t>。</w:t>
      </w:r>
    </w:p>
    <w:p w14:paraId="01E88C0F" w14:textId="33E33AF8" w:rsidR="0028107A" w:rsidDel="004A6396" w:rsidRDefault="00A036B9" w:rsidP="004A6396">
      <w:pPr>
        <w:pStyle w:val="Step"/>
        <w:numPr>
          <w:ilvl w:val="0"/>
          <w:numId w:val="19"/>
        </w:numPr>
        <w:ind w:left="1554"/>
        <w:rPr>
          <w:del w:id="20" w:author="Daixiaohui (Madeline)" w:date="2026-06-29T17:17:00Z"/>
          <w:rFonts w:ascii="微软雅黑" w:eastAsia="微软雅黑" w:hAnsi="微软雅黑"/>
          <w:sz w:val="24"/>
          <w:szCs w:val="24"/>
        </w:rPr>
      </w:pPr>
      <w:r>
        <w:rPr>
          <w:rFonts w:ascii="微软雅黑" w:eastAsia="微软雅黑" w:hAnsi="微软雅黑" w:hint="eastAsia"/>
          <w:sz w:val="24"/>
          <w:szCs w:val="24"/>
        </w:rPr>
        <w:t>如涉及</w:t>
      </w:r>
      <w:r w:rsidR="006A7570">
        <w:rPr>
          <w:rFonts w:ascii="微软雅黑" w:eastAsia="微软雅黑" w:hAnsi="微软雅黑" w:hint="eastAsia"/>
          <w:sz w:val="24"/>
          <w:szCs w:val="24"/>
        </w:rPr>
        <w:t>处理</w:t>
      </w:r>
      <w:r w:rsidR="0028107A">
        <w:rPr>
          <w:rFonts w:ascii="微软雅黑" w:eastAsia="微软雅黑" w:hAnsi="微软雅黑" w:hint="eastAsia"/>
          <w:sz w:val="24"/>
          <w:szCs w:val="24"/>
        </w:rPr>
        <w:t>敏感个人信息</w:t>
      </w:r>
      <w:r w:rsidR="00D116EF">
        <w:rPr>
          <w:rFonts w:ascii="微软雅黑" w:eastAsia="微软雅黑" w:hAnsi="微软雅黑" w:hint="eastAsia"/>
          <w:sz w:val="24"/>
          <w:szCs w:val="24"/>
        </w:rPr>
        <w:t>前，</w:t>
      </w:r>
      <w:r w:rsidR="0028107A">
        <w:rPr>
          <w:rFonts w:ascii="微软雅黑" w:eastAsia="微软雅黑" w:hAnsi="微软雅黑" w:hint="eastAsia"/>
          <w:sz w:val="24"/>
          <w:szCs w:val="24"/>
        </w:rPr>
        <w:t>应取得</w:t>
      </w:r>
      <w:del w:id="21" w:author="Daixiaohui (Madeline)" w:date="2026-07-10T14:41:00Z">
        <w:r w:rsidR="0028107A" w:rsidDel="008723A8">
          <w:rPr>
            <w:rFonts w:ascii="微软雅黑" w:eastAsia="微软雅黑" w:hAnsi="微软雅黑" w:hint="eastAsia"/>
            <w:sz w:val="24"/>
            <w:szCs w:val="24"/>
          </w:rPr>
          <w:delText>最终</w:delText>
        </w:r>
      </w:del>
      <w:r w:rsidR="0028107A">
        <w:rPr>
          <w:rFonts w:ascii="微软雅黑" w:eastAsia="微软雅黑" w:hAnsi="微软雅黑" w:hint="eastAsia"/>
          <w:sz w:val="24"/>
          <w:szCs w:val="24"/>
        </w:rPr>
        <w:t>用户的单独同意。</w:t>
      </w:r>
    </w:p>
    <w:p w14:paraId="2F5A1017" w14:textId="77777777" w:rsidR="004A6396" w:rsidRPr="006306AD" w:rsidRDefault="004A6396" w:rsidP="00C82010">
      <w:pPr>
        <w:pStyle w:val="Step"/>
        <w:numPr>
          <w:ilvl w:val="0"/>
          <w:numId w:val="19"/>
        </w:numPr>
        <w:ind w:left="1554"/>
        <w:rPr>
          <w:ins w:id="22" w:author="Daixiaohui (Madeline)" w:date="2026-06-29T17:17:00Z"/>
          <w:rFonts w:ascii="微软雅黑" w:eastAsia="微软雅黑" w:hAnsi="微软雅黑"/>
          <w:sz w:val="24"/>
          <w:szCs w:val="24"/>
        </w:rPr>
      </w:pPr>
    </w:p>
    <w:p w14:paraId="46C76282" w14:textId="571DCAA2" w:rsidR="00AC127B" w:rsidRPr="004A6396" w:rsidRDefault="00AC127B" w:rsidP="00DC59EF">
      <w:pPr>
        <w:pStyle w:val="Step"/>
        <w:numPr>
          <w:ilvl w:val="0"/>
          <w:numId w:val="19"/>
        </w:numPr>
        <w:ind w:left="1554"/>
        <w:rPr>
          <w:rFonts w:ascii="微软雅黑" w:eastAsia="微软雅黑" w:hAnsi="微软雅黑"/>
          <w:kern w:val="2"/>
          <w:sz w:val="24"/>
          <w:szCs w:val="24"/>
          <w:rPrChange w:id="23" w:author="Daixiaohui (Madeline)" w:date="2026-06-29T17:17:00Z">
            <w:rPr>
              <w:rFonts w:ascii="微软雅黑" w:eastAsia="微软雅黑" w:hAnsi="微软雅黑"/>
              <w:sz w:val="24"/>
              <w:szCs w:val="24"/>
            </w:rPr>
          </w:rPrChange>
        </w:rPr>
      </w:pPr>
      <w:r w:rsidRPr="004A6396">
        <w:rPr>
          <w:rFonts w:ascii="微软雅黑" w:eastAsia="微软雅黑" w:hAnsi="微软雅黑" w:hint="eastAsia"/>
          <w:sz w:val="24"/>
          <w:szCs w:val="24"/>
          <w:rPrChange w:id="24" w:author="Daixiaohui (Madeline)" w:date="2026-06-29T17:17:00Z">
            <w:rPr>
              <w:rFonts w:hint="eastAsia"/>
            </w:rPr>
          </w:rPrChange>
        </w:rPr>
        <w:lastRenderedPageBreak/>
        <w:t>如涉及跨境传输个人信息，需要</w:t>
      </w:r>
      <w:ins w:id="25" w:author="Daixiaohui (Madeline)" w:date="2026-06-29T17:17:00Z">
        <w:r w:rsidR="004A6396" w:rsidRPr="004A6396">
          <w:rPr>
            <w:rFonts w:ascii="微软雅黑" w:eastAsia="微软雅黑" w:hAnsi="微软雅黑" w:hint="eastAsia"/>
            <w:sz w:val="24"/>
            <w:szCs w:val="24"/>
            <w:rPrChange w:id="26" w:author="Daixiaohui (Madeline)" w:date="2026-06-29T17:17:00Z">
              <w:rPr>
                <w:rFonts w:hint="eastAsia"/>
              </w:rPr>
            </w:rPrChange>
          </w:rPr>
          <w:t>遵守</w:t>
        </w:r>
      </w:ins>
      <w:ins w:id="27" w:author="Daixiaohui (Madeline)" w:date="2026-06-29T17:16:00Z">
        <w:r w:rsidR="004A6396" w:rsidRPr="004A6396">
          <w:rPr>
            <w:rFonts w:ascii="微软雅黑" w:eastAsia="微软雅黑" w:hAnsi="微软雅黑" w:hint="eastAsia"/>
            <w:sz w:val="24"/>
            <w:szCs w:val="24"/>
            <w:rPrChange w:id="28" w:author="Daixiaohui (Madeline)" w:date="2026-06-29T17:17:00Z">
              <w:rPr>
                <w:rFonts w:hint="eastAsia"/>
              </w:rPr>
            </w:rPrChange>
          </w:rPr>
          <w:t>适用的数据保护相关法律法规要求，</w:t>
        </w:r>
      </w:ins>
      <w:ins w:id="29" w:author="Daixiaohui (Madeline)" w:date="2026-06-29T17:17:00Z">
        <w:r w:rsidR="004A6396" w:rsidRPr="004A6396">
          <w:rPr>
            <w:rFonts w:ascii="微软雅黑" w:eastAsia="微软雅黑" w:hAnsi="微软雅黑" w:hint="eastAsia"/>
            <w:sz w:val="24"/>
            <w:szCs w:val="24"/>
            <w:rPrChange w:id="30" w:author="Daixiaohui (Madeline)" w:date="2026-06-29T17:17:00Z">
              <w:rPr>
                <w:rFonts w:ascii="宋体" w:hAnsi="宋体" w:hint="eastAsia"/>
                <w:b/>
                <w:bCs/>
              </w:rPr>
            </w:rPrChange>
          </w:rPr>
          <w:t>主动履行相关责任与义务，包括但不限于重要数据目录申报、跨境申报、安全事件与风险上报、备案及协议签订</w:t>
        </w:r>
      </w:ins>
      <w:ins w:id="31" w:author="Daixiaohui (Madeline)" w:date="2026-06-29T17:18:00Z">
        <w:r w:rsidR="004A6396">
          <w:rPr>
            <w:rFonts w:ascii="微软雅黑" w:eastAsia="微软雅黑" w:hAnsi="微软雅黑" w:hint="eastAsia"/>
            <w:sz w:val="24"/>
            <w:szCs w:val="24"/>
          </w:rPr>
          <w:t>、</w:t>
        </w:r>
      </w:ins>
      <w:del w:id="32" w:author="Daixiaohui (Madeline)" w:date="2026-06-29T17:16:00Z">
        <w:r w:rsidRPr="004A6396" w:rsidDel="004A6396">
          <w:rPr>
            <w:rFonts w:ascii="微软雅黑" w:eastAsia="微软雅黑" w:hAnsi="微软雅黑"/>
            <w:sz w:val="24"/>
            <w:szCs w:val="24"/>
          </w:rPr>
          <w:delText>按照</w:delText>
        </w:r>
        <w:r w:rsidRPr="004A6396" w:rsidDel="004A6396">
          <w:rPr>
            <w:rFonts w:ascii="微软雅黑" w:eastAsia="微软雅黑" w:hAnsi="微软雅黑" w:hint="eastAsia"/>
            <w:sz w:val="24"/>
            <w:szCs w:val="24"/>
          </w:rPr>
          <w:delText>国家网信部门会同国务院有关部门制定的</w:delText>
        </w:r>
      </w:del>
      <w:del w:id="33" w:author="Daixiaohui (Madeline)" w:date="2026-06-29T17:15:00Z">
        <w:r w:rsidRPr="004A6396" w:rsidDel="004A6396">
          <w:rPr>
            <w:rFonts w:ascii="微软雅黑" w:eastAsia="微软雅黑" w:hAnsi="微软雅黑" w:hint="eastAsia"/>
            <w:sz w:val="24"/>
            <w:szCs w:val="24"/>
          </w:rPr>
          <w:delText>办法</w:delText>
        </w:r>
      </w:del>
      <w:del w:id="34" w:author="Daixiaohui (Madeline)" w:date="2026-06-29T17:16:00Z">
        <w:r w:rsidRPr="004A6396" w:rsidDel="004A6396">
          <w:rPr>
            <w:rFonts w:ascii="微软雅黑" w:eastAsia="微软雅黑" w:hAnsi="微软雅黑" w:hint="eastAsia"/>
            <w:sz w:val="24"/>
            <w:szCs w:val="24"/>
          </w:rPr>
          <w:delText>和相关标准进行</w:delText>
        </w:r>
      </w:del>
      <w:del w:id="35" w:author="Daixiaohui (Madeline)" w:date="2026-06-29T17:17:00Z">
        <w:r w:rsidRPr="004A6396" w:rsidDel="004A6396">
          <w:rPr>
            <w:rFonts w:ascii="微软雅黑" w:eastAsia="微软雅黑" w:hAnsi="微软雅黑" w:hint="eastAsia"/>
            <w:sz w:val="24"/>
            <w:szCs w:val="24"/>
          </w:rPr>
          <w:delText>安全评估</w:delText>
        </w:r>
      </w:del>
      <w:del w:id="36" w:author="Daixiaohui (Madeline)" w:date="2026-06-29T17:18:00Z">
        <w:r w:rsidRPr="004A6396" w:rsidDel="004A6396">
          <w:rPr>
            <w:rFonts w:ascii="微软雅黑" w:eastAsia="微软雅黑" w:hAnsi="微软雅黑" w:hint="eastAsia"/>
            <w:sz w:val="24"/>
            <w:szCs w:val="24"/>
          </w:rPr>
          <w:delText>，并符合其要求。</w:delText>
        </w:r>
        <w:r w:rsidR="008A551F" w:rsidRPr="004A6396" w:rsidDel="004A6396">
          <w:rPr>
            <w:rFonts w:ascii="微软雅黑" w:eastAsia="微软雅黑" w:hAnsi="微软雅黑" w:hint="eastAsia"/>
            <w:sz w:val="24"/>
            <w:szCs w:val="24"/>
          </w:rPr>
          <w:delText>同时您还</w:delText>
        </w:r>
      </w:del>
      <w:r w:rsidR="008A551F" w:rsidRPr="004A6396">
        <w:rPr>
          <w:rFonts w:ascii="微软雅黑" w:eastAsia="微软雅黑" w:hAnsi="微软雅黑" w:hint="eastAsia"/>
          <w:sz w:val="24"/>
          <w:szCs w:val="24"/>
        </w:rPr>
        <w:t>取得</w:t>
      </w:r>
      <w:del w:id="37" w:author="Daixiaohui (Madeline)" w:date="2026-07-10T14:41:00Z">
        <w:r w:rsidR="008A551F" w:rsidRPr="004A6396" w:rsidDel="008723A8">
          <w:rPr>
            <w:rFonts w:ascii="微软雅黑" w:eastAsia="微软雅黑" w:hAnsi="微软雅黑" w:hint="eastAsia"/>
            <w:sz w:val="24"/>
            <w:szCs w:val="24"/>
          </w:rPr>
          <w:delText>最终</w:delText>
        </w:r>
      </w:del>
      <w:r w:rsidR="008A551F" w:rsidRPr="004A6396">
        <w:rPr>
          <w:rFonts w:ascii="微软雅黑" w:eastAsia="微软雅黑" w:hAnsi="微软雅黑" w:hint="eastAsia"/>
          <w:sz w:val="24"/>
          <w:szCs w:val="24"/>
        </w:rPr>
        <w:t>用户的单独同意</w:t>
      </w:r>
      <w:ins w:id="38" w:author="Daixiaohui (Madeline)" w:date="2026-06-29T17:18:00Z">
        <w:r w:rsidR="004A6396">
          <w:rPr>
            <w:rFonts w:ascii="微软雅黑" w:eastAsia="微软雅黑" w:hAnsi="微软雅黑" w:hint="eastAsia"/>
            <w:sz w:val="24"/>
            <w:szCs w:val="24"/>
          </w:rPr>
          <w:t>等</w:t>
        </w:r>
      </w:ins>
      <w:r w:rsidR="008A551F" w:rsidRPr="00DC59EF">
        <w:rPr>
          <w:rFonts w:ascii="微软雅黑" w:eastAsia="微软雅黑" w:hAnsi="微软雅黑" w:hint="eastAsia"/>
          <w:sz w:val="24"/>
          <w:szCs w:val="24"/>
        </w:rPr>
        <w:t>。</w:t>
      </w:r>
    </w:p>
    <w:p w14:paraId="6A1B00BF" w14:textId="77777777" w:rsidR="001C71DF" w:rsidRPr="006306AD" w:rsidRDefault="001C71DF" w:rsidP="00C82010">
      <w:pPr>
        <w:pStyle w:val="Step"/>
        <w:numPr>
          <w:ilvl w:val="0"/>
          <w:numId w:val="19"/>
        </w:numPr>
        <w:ind w:left="1554"/>
        <w:rPr>
          <w:rFonts w:ascii="微软雅黑" w:eastAsia="微软雅黑" w:hAnsi="微软雅黑"/>
          <w:sz w:val="24"/>
          <w:szCs w:val="24"/>
        </w:rPr>
      </w:pPr>
      <w:r w:rsidRPr="006306AD">
        <w:rPr>
          <w:rFonts w:ascii="微软雅黑" w:eastAsia="微软雅黑" w:hAnsi="微软雅黑"/>
          <w:sz w:val="24"/>
          <w:szCs w:val="24"/>
        </w:rPr>
        <w:t>支持用户方便的行使数据主体权利，例如查阅、复制、更正、删除</w:t>
      </w:r>
      <w:r w:rsidR="004D7405" w:rsidRPr="006306AD">
        <w:rPr>
          <w:rFonts w:ascii="微软雅黑" w:eastAsia="微软雅黑" w:hAnsi="微软雅黑"/>
          <w:sz w:val="24"/>
          <w:szCs w:val="24"/>
        </w:rPr>
        <w:t>个人信息</w:t>
      </w:r>
      <w:r w:rsidRPr="006306AD">
        <w:rPr>
          <w:rFonts w:ascii="微软雅黑" w:eastAsia="微软雅黑" w:hAnsi="微软雅黑"/>
          <w:sz w:val="24"/>
          <w:szCs w:val="24"/>
        </w:rPr>
        <w:t>等</w:t>
      </w:r>
      <w:r w:rsidR="004D7405" w:rsidRPr="006306AD">
        <w:rPr>
          <w:rFonts w:ascii="微软雅黑" w:eastAsia="微软雅黑" w:hAnsi="微软雅黑"/>
          <w:sz w:val="24"/>
          <w:szCs w:val="24"/>
        </w:rPr>
        <w:t>权利。</w:t>
      </w:r>
    </w:p>
    <w:p w14:paraId="685AB3F1" w14:textId="35A64DC2" w:rsidR="00605DDC" w:rsidRDefault="00605DDC" w:rsidP="003D2DA6">
      <w:pPr>
        <w:pStyle w:val="21"/>
        <w:numPr>
          <w:ilvl w:val="0"/>
          <w:numId w:val="27"/>
        </w:numPr>
        <w:rPr>
          <w:rFonts w:ascii="微软雅黑" w:eastAsia="微软雅黑" w:hAnsi="微软雅黑"/>
          <w:b/>
          <w:sz w:val="32"/>
          <w:szCs w:val="32"/>
          <w:lang w:eastAsia="zh-CN"/>
        </w:rPr>
      </w:pPr>
      <w:r>
        <w:rPr>
          <w:rFonts w:ascii="微软雅黑" w:eastAsia="微软雅黑" w:hAnsi="微软雅黑" w:hint="eastAsia"/>
          <w:b/>
          <w:sz w:val="32"/>
          <w:szCs w:val="32"/>
          <w:lang w:eastAsia="zh-CN"/>
        </w:rPr>
        <w:t>声明</w:t>
      </w:r>
      <w:r w:rsidRPr="00CD026E">
        <w:rPr>
          <w:rFonts w:ascii="微软雅黑" w:eastAsia="微软雅黑" w:hAnsi="微软雅黑" w:hint="eastAsia"/>
          <w:b/>
          <w:bCs w:val="0"/>
          <w:sz w:val="32"/>
          <w:szCs w:val="32"/>
          <w:lang w:eastAsia="zh-CN"/>
        </w:rPr>
        <w:t>S</w:t>
      </w:r>
      <w:r w:rsidRPr="00CD026E">
        <w:rPr>
          <w:rFonts w:ascii="微软雅黑" w:eastAsia="微软雅黑" w:hAnsi="微软雅黑"/>
          <w:b/>
          <w:bCs w:val="0"/>
          <w:sz w:val="32"/>
          <w:szCs w:val="32"/>
          <w:lang w:eastAsia="zh-CN"/>
        </w:rPr>
        <w:t>DK</w:t>
      </w:r>
      <w:r>
        <w:rPr>
          <w:rFonts w:ascii="微软雅黑" w:eastAsia="微软雅黑" w:hAnsi="微软雅黑" w:hint="eastAsia"/>
          <w:b/>
          <w:sz w:val="32"/>
          <w:szCs w:val="32"/>
          <w:lang w:eastAsia="zh-CN"/>
        </w:rPr>
        <w:t>处理的个人信息</w:t>
      </w:r>
    </w:p>
    <w:p w14:paraId="760D89FE" w14:textId="3972850E" w:rsidR="00095708" w:rsidRDefault="00095708" w:rsidP="00095708">
      <w:pPr>
        <w:ind w:left="567"/>
        <w:rPr>
          <w:rFonts w:ascii="微软雅黑" w:eastAsia="微软雅黑" w:hAnsi="微软雅黑"/>
          <w:sz w:val="24"/>
          <w:szCs w:val="24"/>
        </w:rPr>
      </w:pPr>
      <w:r>
        <w:rPr>
          <w:rFonts w:ascii="微软雅黑" w:eastAsia="微软雅黑" w:hAnsi="微软雅黑" w:hint="eastAsia"/>
          <w:sz w:val="24"/>
          <w:szCs w:val="24"/>
        </w:rPr>
        <w:t>在您</w:t>
      </w:r>
      <w:r w:rsidRPr="00724747">
        <w:rPr>
          <w:rFonts w:ascii="微软雅黑" w:eastAsia="微软雅黑" w:hAnsi="微软雅黑"/>
          <w:sz w:val="24"/>
          <w:szCs w:val="24"/>
        </w:rPr>
        <w:t>接入、使</w:t>
      </w:r>
      <w:r w:rsidRPr="00AB4E32">
        <w:rPr>
          <w:rFonts w:ascii="微软雅黑" w:eastAsia="微软雅黑" w:hAnsi="微软雅黑"/>
          <w:sz w:val="24"/>
          <w:szCs w:val="24"/>
        </w:rPr>
        <w:t>用</w:t>
      </w:r>
      <w:r w:rsidR="002009CE" w:rsidRPr="00AB4E32">
        <w:rPr>
          <w:rFonts w:ascii="微软雅黑" w:eastAsia="微软雅黑" w:hAnsi="微软雅黑"/>
          <w:color w:val="000000" w:themeColor="text1"/>
          <w:sz w:val="24"/>
          <w:szCs w:val="24"/>
        </w:rPr>
        <w:t xml:space="preserve">OBS </w:t>
      </w:r>
      <w:r w:rsidRPr="00AB4E32">
        <w:rPr>
          <w:rFonts w:ascii="微软雅黑" w:eastAsia="微软雅黑" w:hAnsi="微软雅黑" w:hint="eastAsia"/>
          <w:sz w:val="24"/>
          <w:szCs w:val="24"/>
        </w:rPr>
        <w:t>S</w:t>
      </w:r>
      <w:r w:rsidRPr="00AB4E32">
        <w:rPr>
          <w:rFonts w:ascii="微软雅黑" w:eastAsia="微软雅黑" w:hAnsi="微软雅黑"/>
          <w:sz w:val="24"/>
          <w:szCs w:val="24"/>
        </w:rPr>
        <w:t>DK服务</w:t>
      </w:r>
      <w:r w:rsidRPr="00724747">
        <w:rPr>
          <w:rFonts w:ascii="微软雅黑" w:eastAsia="微软雅黑" w:hAnsi="微软雅黑"/>
          <w:sz w:val="24"/>
          <w:szCs w:val="24"/>
        </w:rPr>
        <w:t>前，</w:t>
      </w:r>
      <w:r w:rsidRPr="005832F6">
        <w:rPr>
          <w:rFonts w:ascii="微软雅黑" w:eastAsia="微软雅黑" w:hAnsi="微软雅黑" w:hint="eastAsia"/>
          <w:sz w:val="24"/>
          <w:szCs w:val="24"/>
        </w:rPr>
        <w:t>我们要求</w:t>
      </w:r>
      <w:r w:rsidRPr="005832F6">
        <w:rPr>
          <w:rFonts w:ascii="微软雅黑" w:eastAsia="微软雅黑" w:hAnsi="微软雅黑"/>
          <w:sz w:val="24"/>
          <w:szCs w:val="24"/>
        </w:rPr>
        <w:t>您在隐私政策中向用户告知</w:t>
      </w:r>
      <w:r w:rsidRPr="005832F6">
        <w:rPr>
          <w:rFonts w:ascii="微软雅黑" w:eastAsia="微软雅黑" w:hAnsi="微软雅黑" w:hint="eastAsia"/>
          <w:sz w:val="24"/>
          <w:szCs w:val="24"/>
        </w:rPr>
        <w:t>我们S</w:t>
      </w:r>
      <w:r w:rsidRPr="005832F6">
        <w:rPr>
          <w:rFonts w:ascii="微软雅黑" w:eastAsia="微软雅黑" w:hAnsi="微软雅黑"/>
          <w:sz w:val="24"/>
          <w:szCs w:val="24"/>
        </w:rPr>
        <w:t>DK的名称、</w:t>
      </w:r>
      <w:r w:rsidRPr="005832F6">
        <w:rPr>
          <w:rFonts w:ascii="微软雅黑" w:eastAsia="微软雅黑" w:hAnsi="微软雅黑" w:hint="eastAsia"/>
          <w:sz w:val="24"/>
          <w:szCs w:val="24"/>
        </w:rPr>
        <w:t>S</w:t>
      </w:r>
      <w:r w:rsidRPr="005832F6">
        <w:rPr>
          <w:rFonts w:ascii="微软雅黑" w:eastAsia="微软雅黑" w:hAnsi="微软雅黑"/>
          <w:sz w:val="24"/>
          <w:szCs w:val="24"/>
        </w:rPr>
        <w:t>DK提供方名称、收集个人信息类型、使用目的、隐私政策链接</w:t>
      </w:r>
      <w:r>
        <w:rPr>
          <w:rFonts w:ascii="微软雅黑" w:eastAsia="微软雅黑" w:hAnsi="微软雅黑" w:hint="eastAsia"/>
          <w:sz w:val="24"/>
          <w:szCs w:val="24"/>
        </w:rPr>
        <w:t>，</w:t>
      </w:r>
      <w:r w:rsidRPr="00724747">
        <w:rPr>
          <w:rFonts w:ascii="微软雅黑" w:eastAsia="微软雅黑" w:hAnsi="微软雅黑"/>
          <w:sz w:val="24"/>
          <w:szCs w:val="24"/>
        </w:rPr>
        <w:t>并获取用户的同意或取得其他合法性基础</w:t>
      </w:r>
      <w:r w:rsidR="006D2377">
        <w:rPr>
          <w:rFonts w:ascii="微软雅黑" w:eastAsia="微软雅黑" w:hAnsi="微软雅黑" w:hint="eastAsia"/>
          <w:sz w:val="24"/>
          <w:szCs w:val="24"/>
        </w:rPr>
        <w:t>。</w:t>
      </w:r>
      <w:r w:rsidRPr="005832F6">
        <w:rPr>
          <w:rFonts w:ascii="微软雅黑" w:eastAsia="微软雅黑" w:hAnsi="微软雅黑" w:hint="eastAsia"/>
          <w:sz w:val="24"/>
          <w:szCs w:val="24"/>
        </w:rPr>
        <w:t>您可以参考如下方式提供条款内容：</w:t>
      </w:r>
    </w:p>
    <w:p w14:paraId="0073C97E" w14:textId="77777777" w:rsidR="00095708" w:rsidRPr="005832F6" w:rsidRDefault="00095708" w:rsidP="00095708">
      <w:pPr>
        <w:pStyle w:val="ItemList"/>
        <w:spacing w:before="312"/>
        <w:ind w:left="992"/>
        <w:rPr>
          <w:rFonts w:ascii="微软雅黑" w:eastAsia="微软雅黑" w:hAnsi="微软雅黑"/>
          <w:sz w:val="24"/>
          <w:szCs w:val="24"/>
        </w:rPr>
      </w:pPr>
      <w:r w:rsidRPr="005832F6">
        <w:rPr>
          <w:rFonts w:ascii="微软雅黑" w:eastAsia="微软雅黑" w:hAnsi="微软雅黑"/>
          <w:sz w:val="24"/>
          <w:szCs w:val="24"/>
        </w:rPr>
        <w:t>以文字方式向用户告知</w:t>
      </w:r>
    </w:p>
    <w:p w14:paraId="75058FC2" w14:textId="5D6AD528" w:rsidR="00095708" w:rsidRDefault="00095708" w:rsidP="00095708">
      <w:pPr>
        <w:rPr>
          <w:rFonts w:ascii="微软雅黑" w:eastAsia="微软雅黑" w:hAnsi="微软雅黑"/>
          <w:shd w:val="clear" w:color="auto" w:fill="FFFFFF"/>
        </w:rPr>
      </w:pPr>
      <w:r w:rsidRPr="005832F6">
        <w:rPr>
          <w:rFonts w:ascii="微软雅黑" w:eastAsia="微软雅黑" w:hAnsi="微软雅黑" w:hint="eastAsia"/>
          <w:b/>
          <w:sz w:val="24"/>
          <w:szCs w:val="24"/>
        </w:rPr>
        <w:t>第三方S</w:t>
      </w:r>
      <w:r w:rsidRPr="005832F6">
        <w:rPr>
          <w:rFonts w:ascii="微软雅黑" w:eastAsia="微软雅黑" w:hAnsi="微软雅黑"/>
          <w:b/>
          <w:sz w:val="24"/>
          <w:szCs w:val="24"/>
        </w:rPr>
        <w:t>DK名称</w:t>
      </w:r>
      <w:r w:rsidRPr="005D63DF">
        <w:rPr>
          <w:rFonts w:ascii="微软雅黑" w:eastAsia="微软雅黑" w:hAnsi="微软雅黑"/>
        </w:rPr>
        <w:t>：</w:t>
      </w:r>
      <w:r w:rsidR="00424F02">
        <w:rPr>
          <w:rFonts w:ascii="Helvetica" w:hAnsi="Helvetica" w:cs="Helvetica"/>
          <w:color w:val="191919"/>
          <w:shd w:val="clear" w:color="auto" w:fill="FFFFFF"/>
        </w:rPr>
        <w:t>OBS SDK</w:t>
      </w:r>
    </w:p>
    <w:p w14:paraId="7168ED07" w14:textId="5BFD6B87" w:rsidR="00095708" w:rsidRPr="005D63DF" w:rsidRDefault="00095708" w:rsidP="00095708">
      <w:pPr>
        <w:rPr>
          <w:rFonts w:ascii="微软雅黑" w:eastAsia="微软雅黑" w:hAnsi="微软雅黑"/>
        </w:rPr>
      </w:pPr>
      <w:r w:rsidRPr="005832F6">
        <w:rPr>
          <w:rFonts w:ascii="微软雅黑" w:eastAsia="微软雅黑" w:hAnsi="微软雅黑"/>
          <w:b/>
          <w:sz w:val="24"/>
          <w:szCs w:val="24"/>
        </w:rPr>
        <w:t>第三方</w:t>
      </w:r>
      <w:r w:rsidR="00E066FD">
        <w:rPr>
          <w:rFonts w:ascii="微软雅黑" w:eastAsia="微软雅黑" w:hAnsi="微软雅黑" w:hint="eastAsia"/>
          <w:b/>
          <w:sz w:val="24"/>
          <w:szCs w:val="24"/>
        </w:rPr>
        <w:t>公司</w:t>
      </w:r>
      <w:r w:rsidRPr="005832F6">
        <w:rPr>
          <w:rFonts w:ascii="微软雅黑" w:eastAsia="微软雅黑" w:hAnsi="微软雅黑"/>
          <w:b/>
          <w:sz w:val="24"/>
          <w:szCs w:val="24"/>
        </w:rPr>
        <w:t>名称</w:t>
      </w:r>
      <w:r w:rsidRPr="005832F6">
        <w:rPr>
          <w:rFonts w:ascii="微软雅黑" w:eastAsia="微软雅黑" w:hAnsi="微软雅黑"/>
          <w:sz w:val="24"/>
          <w:szCs w:val="24"/>
        </w:rPr>
        <w:t>：华为</w:t>
      </w:r>
      <w:r w:rsidR="006D2377">
        <w:rPr>
          <w:rFonts w:ascii="微软雅黑" w:eastAsia="微软雅黑" w:hAnsi="微软雅黑" w:hint="eastAsia"/>
          <w:sz w:val="24"/>
          <w:szCs w:val="24"/>
        </w:rPr>
        <w:t>云计算技术有限公司</w:t>
      </w:r>
    </w:p>
    <w:p w14:paraId="615A0BF8" w14:textId="609AD0B0" w:rsidR="00095708" w:rsidRPr="00424F02" w:rsidRDefault="00095708" w:rsidP="00424F02">
      <w:pPr>
        <w:spacing w:line="240" w:lineRule="auto"/>
      </w:pPr>
      <w:commentRangeStart w:id="39"/>
      <w:r w:rsidRPr="005832F6">
        <w:rPr>
          <w:rFonts w:ascii="微软雅黑" w:eastAsia="微软雅黑" w:hAnsi="微软雅黑"/>
          <w:b/>
          <w:sz w:val="24"/>
          <w:szCs w:val="24"/>
        </w:rPr>
        <w:t>收集个人信息类型</w:t>
      </w:r>
      <w:r w:rsidRPr="005832F6">
        <w:rPr>
          <w:rFonts w:ascii="微软雅黑" w:eastAsia="微软雅黑" w:hAnsi="微软雅黑"/>
          <w:sz w:val="24"/>
          <w:szCs w:val="24"/>
        </w:rPr>
        <w:t>：</w:t>
      </w:r>
      <w:ins w:id="40" w:author="Daixiaohui (Madeline)" w:date="2026-07-10T09:14:00Z">
        <w:r w:rsidR="00512524">
          <w:rPr>
            <w:rFonts w:ascii="微软雅黑" w:eastAsia="微软雅黑" w:hAnsi="微软雅黑" w:hint="eastAsia"/>
            <w:sz w:val="24"/>
            <w:szCs w:val="24"/>
          </w:rPr>
          <w:t>权限</w:t>
        </w:r>
      </w:ins>
      <w:del w:id="41" w:author="Daixiaohui (Madeline)" w:date="2026-07-10T09:14:00Z">
        <w:r w:rsidR="00CD46F7" w:rsidDel="00512524">
          <w:rPr>
            <w:rFonts w:ascii="微软雅黑" w:eastAsia="微软雅黑" w:hAnsi="微软雅黑" w:hint="eastAsia"/>
            <w:sz w:val="24"/>
            <w:szCs w:val="24"/>
          </w:rPr>
          <w:delText>无</w:delText>
        </w:r>
      </w:del>
    </w:p>
    <w:p w14:paraId="568A0E9F" w14:textId="1ACBD7C7" w:rsidR="00095708" w:rsidRPr="005D63DF" w:rsidRDefault="00095708" w:rsidP="00095708">
      <w:pPr>
        <w:rPr>
          <w:rFonts w:ascii="微软雅黑" w:eastAsia="微软雅黑" w:hAnsi="微软雅黑"/>
          <w:shd w:val="clear" w:color="auto" w:fill="FFFFFF"/>
        </w:rPr>
      </w:pPr>
      <w:r w:rsidRPr="005832F6">
        <w:rPr>
          <w:rFonts w:ascii="微软雅黑" w:eastAsia="微软雅黑" w:hAnsi="微软雅黑"/>
          <w:b/>
          <w:sz w:val="24"/>
          <w:szCs w:val="24"/>
          <w:shd w:val="clear" w:color="auto" w:fill="FFFFFF"/>
        </w:rPr>
        <w:t>使用目的</w:t>
      </w:r>
      <w:r w:rsidRPr="005832F6">
        <w:rPr>
          <w:rFonts w:ascii="微软雅黑" w:eastAsia="微软雅黑" w:hAnsi="微软雅黑"/>
          <w:sz w:val="24"/>
          <w:szCs w:val="24"/>
          <w:shd w:val="clear" w:color="auto" w:fill="FFFFFF"/>
        </w:rPr>
        <w:t>：</w:t>
      </w:r>
      <w:ins w:id="42" w:author="zhangtinwei" w:date="2026-07-10T09:18:00Z">
        <w:r w:rsidR="0017454C">
          <w:rPr>
            <w:rFonts w:ascii="微软雅黑" w:eastAsia="微软雅黑" w:hAnsi="微软雅黑" w:hint="eastAsia"/>
            <w:sz w:val="24"/>
            <w:szCs w:val="24"/>
            <w:shd w:val="clear" w:color="auto" w:fill="FFFFFF"/>
          </w:rPr>
          <w:t>与</w:t>
        </w:r>
      </w:ins>
      <w:del w:id="43" w:author="zhangtinwei" w:date="2026-07-10T09:18:00Z">
        <w:r w:rsidR="00CD46F7" w:rsidDel="0017454C">
          <w:rPr>
            <w:rFonts w:ascii="微软雅黑" w:eastAsia="微软雅黑" w:hAnsi="微软雅黑" w:hint="eastAsia"/>
            <w:sz w:val="24"/>
            <w:szCs w:val="24"/>
            <w:shd w:val="clear" w:color="auto" w:fill="FFFFFF"/>
          </w:rPr>
          <w:delText>无</w:delText>
        </w:r>
        <w:commentRangeEnd w:id="39"/>
        <w:r w:rsidR="00DC59EF" w:rsidDel="0017454C">
          <w:rPr>
            <w:rStyle w:val="aff7"/>
            <w:rFonts w:hint="eastAsia"/>
          </w:rPr>
          <w:commentReference w:id="39"/>
        </w:r>
      </w:del>
      <w:proofErr w:type="spellStart"/>
      <w:ins w:id="44" w:author="zhangtinwei" w:date="2026-07-10T09:18:00Z">
        <w:r w:rsidR="0017454C">
          <w:rPr>
            <w:rFonts w:ascii="微软雅黑" w:eastAsia="微软雅黑" w:hAnsi="微软雅黑" w:hint="eastAsia"/>
            <w:sz w:val="24"/>
            <w:szCs w:val="24"/>
            <w:shd w:val="clear" w:color="auto" w:fill="FFFFFF"/>
          </w:rPr>
          <w:t>obs</w:t>
        </w:r>
      </w:ins>
      <w:proofErr w:type="spellEnd"/>
      <w:ins w:id="45" w:author="zhangtinwei" w:date="2026-07-10T09:19:00Z">
        <w:r w:rsidR="0017454C">
          <w:rPr>
            <w:rFonts w:ascii="微软雅黑" w:eastAsia="微软雅黑" w:hAnsi="微软雅黑" w:hint="eastAsia"/>
            <w:sz w:val="24"/>
            <w:szCs w:val="24"/>
            <w:shd w:val="clear" w:color="auto" w:fill="FFFFFF"/>
          </w:rPr>
          <w:t>数据交互及</w:t>
        </w:r>
        <w:proofErr w:type="spellStart"/>
        <w:r w:rsidR="0017454C">
          <w:rPr>
            <w:rFonts w:ascii="微软雅黑" w:eastAsia="微软雅黑" w:hAnsi="微软雅黑" w:hint="eastAsia"/>
            <w:sz w:val="24"/>
            <w:szCs w:val="24"/>
            <w:shd w:val="clear" w:color="auto" w:fill="FFFFFF"/>
          </w:rPr>
          <w:t>sdk</w:t>
        </w:r>
        <w:proofErr w:type="spellEnd"/>
        <w:r w:rsidR="0017454C">
          <w:rPr>
            <w:rFonts w:ascii="微软雅黑" w:eastAsia="微软雅黑" w:hAnsi="微软雅黑" w:hint="eastAsia"/>
            <w:sz w:val="24"/>
            <w:szCs w:val="24"/>
            <w:shd w:val="clear" w:color="auto" w:fill="FFFFFF"/>
          </w:rPr>
          <w:t>日志记录</w:t>
        </w:r>
      </w:ins>
    </w:p>
    <w:p w14:paraId="39CF9E5D" w14:textId="2CAC45C6" w:rsidR="005E2A4A" w:rsidRPr="00CD46F7" w:rsidRDefault="00095708" w:rsidP="00CD46F7">
      <w:pPr>
        <w:rPr>
          <w:rFonts w:ascii="微软雅黑" w:eastAsia="微软雅黑" w:hAnsi="微软雅黑"/>
        </w:rPr>
      </w:pPr>
      <w:r w:rsidRPr="005832F6">
        <w:rPr>
          <w:rFonts w:ascii="微软雅黑" w:eastAsia="微软雅黑" w:hAnsi="微软雅黑"/>
          <w:b/>
          <w:sz w:val="24"/>
          <w:szCs w:val="24"/>
          <w:shd w:val="clear" w:color="auto" w:fill="FFFFFF"/>
        </w:rPr>
        <w:t>隐私政策链接：</w:t>
      </w:r>
      <w:r w:rsidRPr="005832F6">
        <w:rPr>
          <w:rFonts w:ascii="微软雅黑" w:eastAsia="微软雅黑" w:hAnsi="微软雅黑"/>
          <w:i/>
          <w:color w:val="00B0F0"/>
        </w:rPr>
        <w:t>提供</w:t>
      </w:r>
      <w:r w:rsidR="00961854">
        <w:rPr>
          <w:rFonts w:ascii="微软雅黑" w:eastAsia="微软雅黑" w:hAnsi="微软雅黑" w:hint="eastAsia"/>
          <w:i/>
          <w:color w:val="00B0F0"/>
        </w:rPr>
        <w:t>S</w:t>
      </w:r>
      <w:r w:rsidR="00961854">
        <w:rPr>
          <w:rFonts w:ascii="微软雅黑" w:eastAsia="微软雅黑" w:hAnsi="微软雅黑"/>
          <w:i/>
          <w:color w:val="00B0F0"/>
        </w:rPr>
        <w:t>DK</w:t>
      </w:r>
      <w:r w:rsidR="00961854">
        <w:rPr>
          <w:rFonts w:ascii="微软雅黑" w:eastAsia="微软雅黑" w:hAnsi="微软雅黑" w:hint="eastAsia"/>
          <w:i/>
          <w:color w:val="00B0F0"/>
        </w:rPr>
        <w:t>隐私声明的</w:t>
      </w:r>
      <w:r>
        <w:rPr>
          <w:rFonts w:ascii="微软雅黑" w:eastAsia="微软雅黑" w:hAnsi="微软雅黑"/>
          <w:i/>
          <w:color w:val="00B0F0"/>
        </w:rPr>
        <w:t>链接</w:t>
      </w:r>
    </w:p>
    <w:p w14:paraId="4801CDA3" w14:textId="01B6A03A" w:rsidR="00605DDC" w:rsidRDefault="003669EB" w:rsidP="003D2DA6">
      <w:pPr>
        <w:pStyle w:val="21"/>
        <w:numPr>
          <w:ilvl w:val="0"/>
          <w:numId w:val="27"/>
        </w:numPr>
        <w:rPr>
          <w:rFonts w:ascii="微软雅黑" w:eastAsia="微软雅黑" w:hAnsi="微软雅黑"/>
          <w:b/>
          <w:sz w:val="32"/>
          <w:szCs w:val="32"/>
          <w:lang w:eastAsia="zh-CN"/>
        </w:rPr>
      </w:pPr>
      <w:r w:rsidRPr="003669EB">
        <w:rPr>
          <w:rFonts w:ascii="微软雅黑" w:eastAsia="微软雅黑" w:hAnsi="微软雅黑" w:hint="eastAsia"/>
          <w:b/>
          <w:sz w:val="32"/>
          <w:szCs w:val="32"/>
          <w:lang w:eastAsia="zh-CN"/>
        </w:rPr>
        <w:lastRenderedPageBreak/>
        <w:t>权限使用要求</w:t>
      </w:r>
    </w:p>
    <w:p w14:paraId="2C444A01" w14:textId="520196A0" w:rsidR="0079143A" w:rsidRDefault="0079143A" w:rsidP="007E69D5">
      <w:pPr>
        <w:ind w:left="567"/>
        <w:rPr>
          <w:rFonts w:ascii="微软雅黑" w:eastAsia="微软雅黑" w:hAnsi="微软雅黑"/>
          <w:sz w:val="24"/>
          <w:szCs w:val="24"/>
        </w:rPr>
      </w:pPr>
      <w:r w:rsidRPr="00425CF2">
        <w:rPr>
          <w:rFonts w:ascii="微软雅黑" w:eastAsia="微软雅黑" w:hAnsi="微软雅黑" w:hint="eastAsia"/>
          <w:sz w:val="24"/>
          <w:szCs w:val="24"/>
        </w:rPr>
        <w:t>我们</w:t>
      </w:r>
      <w:r>
        <w:rPr>
          <w:rFonts w:ascii="微软雅黑" w:eastAsia="微软雅黑" w:hAnsi="微软雅黑" w:hint="eastAsia"/>
          <w:sz w:val="24"/>
          <w:szCs w:val="24"/>
        </w:rPr>
        <w:t>S</w:t>
      </w:r>
      <w:r>
        <w:rPr>
          <w:rFonts w:ascii="微软雅黑" w:eastAsia="微软雅黑" w:hAnsi="微软雅黑"/>
          <w:sz w:val="24"/>
          <w:szCs w:val="24"/>
        </w:rPr>
        <w:t>DK</w:t>
      </w:r>
      <w:r>
        <w:rPr>
          <w:rFonts w:ascii="微软雅黑" w:eastAsia="微软雅黑" w:hAnsi="微软雅黑" w:hint="eastAsia"/>
          <w:sz w:val="24"/>
          <w:szCs w:val="24"/>
        </w:rPr>
        <w:t>在提供服务时会最小化的使用系统权限，您需要根据实际使用的功能申请对应的系统权限并向用户告知征得其同意。</w:t>
      </w:r>
    </w:p>
    <w:tbl>
      <w:tblPr>
        <w:tblStyle w:val="Table"/>
        <w:tblW w:w="0" w:type="auto"/>
        <w:tblInd w:w="680" w:type="dxa"/>
        <w:tblLook w:val="04A0" w:firstRow="1" w:lastRow="0" w:firstColumn="1" w:lastColumn="0" w:noHBand="0" w:noVBand="1"/>
      </w:tblPr>
      <w:tblGrid>
        <w:gridCol w:w="3817"/>
        <w:gridCol w:w="3211"/>
        <w:gridCol w:w="2788"/>
        <w:gridCol w:w="2924"/>
      </w:tblGrid>
      <w:tr w:rsidR="0079143A" w:rsidRPr="005D63DF" w14:paraId="20C3335D" w14:textId="77777777" w:rsidTr="006D2377">
        <w:trPr>
          <w:cnfStyle w:val="100000000000" w:firstRow="1" w:lastRow="0" w:firstColumn="0" w:lastColumn="0" w:oddVBand="0" w:evenVBand="0" w:oddHBand="0" w:evenHBand="0" w:firstRowFirstColumn="0" w:firstRowLastColumn="0" w:lastRowFirstColumn="0" w:lastRowLastColumn="0"/>
        </w:trPr>
        <w:tc>
          <w:tcPr>
            <w:tcW w:w="3724" w:type="dxa"/>
            <w:vAlign w:val="center"/>
          </w:tcPr>
          <w:p w14:paraId="6E24C2AC" w14:textId="77777777" w:rsidR="0079143A" w:rsidRPr="007E69D5" w:rsidRDefault="0079143A" w:rsidP="007E69D5">
            <w:pPr>
              <w:pStyle w:val="TableHeading"/>
              <w:spacing w:before="0" w:after="0"/>
              <w:jc w:val="center"/>
              <w:rPr>
                <w:rFonts w:ascii="微软雅黑" w:eastAsia="微软雅黑" w:hAnsi="微软雅黑"/>
                <w:color w:val="404040" w:themeColor="text1" w:themeTint="BF"/>
                <w:shd w:val="pct15" w:color="auto" w:fill="FFFFFF"/>
              </w:rPr>
            </w:pPr>
            <w:r w:rsidRPr="007E69D5">
              <w:rPr>
                <w:rFonts w:ascii="微软雅黑" w:eastAsia="微软雅黑" w:hAnsi="微软雅黑" w:hint="eastAsia"/>
                <w:color w:val="404040" w:themeColor="text1" w:themeTint="BF"/>
                <w:shd w:val="pct15" w:color="auto" w:fill="FFFFFF"/>
              </w:rPr>
              <w:t>权限</w:t>
            </w:r>
          </w:p>
        </w:tc>
        <w:tc>
          <w:tcPr>
            <w:tcW w:w="3242" w:type="dxa"/>
            <w:vAlign w:val="center"/>
          </w:tcPr>
          <w:p w14:paraId="134D2112" w14:textId="77777777" w:rsidR="0079143A" w:rsidRPr="007E69D5" w:rsidRDefault="0079143A" w:rsidP="007E69D5">
            <w:pPr>
              <w:pStyle w:val="TableHeading"/>
              <w:spacing w:before="0" w:after="0"/>
              <w:jc w:val="center"/>
              <w:rPr>
                <w:rFonts w:ascii="微软雅黑" w:eastAsia="微软雅黑" w:hAnsi="微软雅黑"/>
                <w:color w:val="404040" w:themeColor="text1" w:themeTint="BF"/>
                <w:shd w:val="pct15" w:color="auto" w:fill="FFFFFF"/>
              </w:rPr>
            </w:pPr>
            <w:r w:rsidRPr="007E69D5">
              <w:rPr>
                <w:rFonts w:ascii="微软雅黑" w:eastAsia="微软雅黑" w:hAnsi="微软雅黑" w:hint="eastAsia"/>
                <w:color w:val="404040" w:themeColor="text1" w:themeTint="BF"/>
                <w:shd w:val="pct15" w:color="auto" w:fill="FFFFFF"/>
              </w:rPr>
              <w:t>权限描述</w:t>
            </w:r>
          </w:p>
        </w:tc>
        <w:tc>
          <w:tcPr>
            <w:tcW w:w="2817" w:type="dxa"/>
            <w:vAlign w:val="center"/>
          </w:tcPr>
          <w:p w14:paraId="10FA6843" w14:textId="77777777" w:rsidR="0079143A" w:rsidRPr="007E69D5" w:rsidRDefault="0079143A" w:rsidP="007E69D5">
            <w:pPr>
              <w:pStyle w:val="TableHeading"/>
              <w:spacing w:before="0" w:after="0"/>
              <w:jc w:val="center"/>
              <w:rPr>
                <w:rFonts w:ascii="微软雅黑" w:eastAsia="微软雅黑" w:hAnsi="微软雅黑"/>
                <w:color w:val="404040" w:themeColor="text1" w:themeTint="BF"/>
                <w:shd w:val="pct15" w:color="auto" w:fill="FFFFFF"/>
              </w:rPr>
            </w:pPr>
            <w:r w:rsidRPr="007E69D5">
              <w:rPr>
                <w:rFonts w:ascii="微软雅黑" w:eastAsia="微软雅黑" w:hAnsi="微软雅黑" w:hint="eastAsia"/>
                <w:color w:val="404040" w:themeColor="text1" w:themeTint="BF"/>
                <w:shd w:val="pct15" w:color="auto" w:fill="FFFFFF"/>
              </w:rPr>
              <w:t>使用目的</w:t>
            </w:r>
          </w:p>
        </w:tc>
        <w:tc>
          <w:tcPr>
            <w:tcW w:w="2957" w:type="dxa"/>
            <w:vAlign w:val="center"/>
          </w:tcPr>
          <w:p w14:paraId="717E9912" w14:textId="77777777" w:rsidR="0079143A" w:rsidRPr="007E69D5" w:rsidRDefault="0079143A" w:rsidP="007E69D5">
            <w:pPr>
              <w:pStyle w:val="TableHeading"/>
              <w:spacing w:before="0" w:after="0"/>
              <w:jc w:val="center"/>
              <w:rPr>
                <w:rFonts w:ascii="微软雅黑" w:eastAsia="微软雅黑" w:hAnsi="微软雅黑"/>
                <w:color w:val="404040" w:themeColor="text1" w:themeTint="BF"/>
                <w:shd w:val="pct15" w:color="auto" w:fill="FFFFFF"/>
              </w:rPr>
            </w:pPr>
            <w:r w:rsidRPr="007E69D5">
              <w:rPr>
                <w:rFonts w:ascii="微软雅黑" w:eastAsia="微软雅黑" w:hAnsi="微软雅黑" w:hint="eastAsia"/>
                <w:color w:val="404040" w:themeColor="text1" w:themeTint="BF"/>
                <w:shd w:val="pct15" w:color="auto" w:fill="FFFFFF"/>
              </w:rPr>
              <w:t>申请时机</w:t>
            </w:r>
          </w:p>
        </w:tc>
      </w:tr>
      <w:tr w:rsidR="0079143A" w:rsidRPr="005D63DF" w14:paraId="127F7C81" w14:textId="77777777" w:rsidTr="006D2377">
        <w:tc>
          <w:tcPr>
            <w:tcW w:w="3724" w:type="dxa"/>
          </w:tcPr>
          <w:p w14:paraId="7B9638F2" w14:textId="0617D186" w:rsidR="0079143A" w:rsidRPr="003876AE" w:rsidRDefault="00BF57D8" w:rsidP="003876AE">
            <w:pPr>
              <w:pStyle w:val="af8"/>
              <w:numPr>
                <w:ilvl w:val="0"/>
                <w:numId w:val="30"/>
              </w:numPr>
              <w:spacing w:before="0" w:after="0" w:line="240" w:lineRule="auto"/>
              <w:ind w:firstLineChars="0"/>
              <w:rPr>
                <w:rFonts w:ascii="微软雅黑" w:eastAsia="微软雅黑" w:hAnsi="微软雅黑"/>
                <w:i/>
                <w:color w:val="00B0F0"/>
              </w:rPr>
            </w:pPr>
            <w:r>
              <w:rPr>
                <w:rFonts w:hint="eastAsia"/>
              </w:rPr>
              <w:t>INTERNET</w:t>
            </w:r>
          </w:p>
        </w:tc>
        <w:tc>
          <w:tcPr>
            <w:tcW w:w="3242" w:type="dxa"/>
          </w:tcPr>
          <w:p w14:paraId="4D1384AA" w14:textId="7BB5C411" w:rsidR="00A37128" w:rsidRPr="00D70EAE" w:rsidRDefault="00BF57D8" w:rsidP="00350148">
            <w:pPr>
              <w:pStyle w:val="af8"/>
              <w:numPr>
                <w:ilvl w:val="0"/>
                <w:numId w:val="31"/>
              </w:numPr>
              <w:spacing w:before="0" w:after="0" w:line="240" w:lineRule="auto"/>
              <w:ind w:firstLineChars="0"/>
              <w:rPr>
                <w:rFonts w:asciiTheme="majorEastAsia" w:eastAsiaTheme="majorEastAsia" w:hAnsiTheme="majorEastAsia"/>
                <w:i/>
                <w:color w:val="00B0F0"/>
                <w:shd w:val="clear" w:color="auto" w:fill="FFFFFF"/>
              </w:rPr>
            </w:pPr>
            <w:r>
              <w:rPr>
                <w:rFonts w:hint="eastAsia"/>
              </w:rPr>
              <w:t>获取网络访问权限</w:t>
            </w:r>
          </w:p>
        </w:tc>
        <w:tc>
          <w:tcPr>
            <w:tcW w:w="2817" w:type="dxa"/>
          </w:tcPr>
          <w:p w14:paraId="00D54534" w14:textId="2CE9254F" w:rsidR="0079143A" w:rsidRPr="00024EF0" w:rsidRDefault="00BF57D8" w:rsidP="00E45268">
            <w:pPr>
              <w:spacing w:before="312" w:beforeAutospacing="1" w:after="0"/>
              <w:ind w:left="0"/>
              <w:rPr>
                <w:rFonts w:ascii="微软雅黑" w:eastAsia="微软雅黑" w:hAnsi="微软雅黑"/>
                <w:i/>
                <w:color w:val="00B0F0"/>
                <w:shd w:val="clear" w:color="auto" w:fill="FFFFFF"/>
              </w:rPr>
            </w:pPr>
            <w:r>
              <w:rPr>
                <w:rFonts w:hint="eastAsia"/>
              </w:rPr>
              <w:t>用于获取网络访问权限</w:t>
            </w:r>
            <w:r>
              <w:rPr>
                <w:rFonts w:hint="eastAsia"/>
              </w:rPr>
              <w:t xml:space="preserve"> </w:t>
            </w:r>
            <w:r>
              <w:rPr>
                <w:rFonts w:hint="eastAsia"/>
              </w:rPr>
              <w:t>没有该权限将导致</w:t>
            </w:r>
            <w:r>
              <w:rPr>
                <w:rFonts w:hint="eastAsia"/>
              </w:rPr>
              <w:t>SDK</w:t>
            </w:r>
            <w:r>
              <w:rPr>
                <w:rFonts w:hint="eastAsia"/>
              </w:rPr>
              <w:t>功能</w:t>
            </w:r>
            <w:proofErr w:type="gramStart"/>
            <w:r>
              <w:rPr>
                <w:rFonts w:hint="eastAsia"/>
              </w:rPr>
              <w:t>不</w:t>
            </w:r>
            <w:proofErr w:type="gramEnd"/>
            <w:r>
              <w:rPr>
                <w:rFonts w:hint="eastAsia"/>
              </w:rPr>
              <w:t>可用。</w:t>
            </w:r>
          </w:p>
        </w:tc>
        <w:tc>
          <w:tcPr>
            <w:tcW w:w="2957" w:type="dxa"/>
          </w:tcPr>
          <w:p w14:paraId="10CC8E65" w14:textId="7E2D5958" w:rsidR="00BD09D3" w:rsidRPr="00BD09D3" w:rsidRDefault="00BF57D8" w:rsidP="00694C03">
            <w:pPr>
              <w:spacing w:before="0" w:after="0" w:line="240" w:lineRule="auto"/>
              <w:ind w:left="0"/>
              <w:rPr>
                <w:rFonts w:ascii="微软雅黑" w:eastAsia="微软雅黑" w:hAnsi="微软雅黑"/>
                <w:i/>
                <w:color w:val="00B0F0"/>
                <w:shd w:val="clear" w:color="auto" w:fill="FFFFFF"/>
              </w:rPr>
            </w:pPr>
            <w:r>
              <w:rPr>
                <w:rFonts w:hint="eastAsia"/>
              </w:rPr>
              <w:t>调用信息采集接口之前</w:t>
            </w:r>
          </w:p>
        </w:tc>
      </w:tr>
      <w:tr w:rsidR="002F7B1A" w:rsidRPr="005D63DF" w14:paraId="343A0CED" w14:textId="77777777" w:rsidTr="006D2377">
        <w:tc>
          <w:tcPr>
            <w:tcW w:w="3724" w:type="dxa"/>
          </w:tcPr>
          <w:p w14:paraId="3DFE9F7F" w14:textId="007C01F0" w:rsidR="002F7B1A" w:rsidRDefault="002F7B1A" w:rsidP="002F7B1A">
            <w:pPr>
              <w:pStyle w:val="af8"/>
              <w:numPr>
                <w:ilvl w:val="0"/>
                <w:numId w:val="30"/>
              </w:numPr>
              <w:spacing w:before="0" w:after="0" w:line="240" w:lineRule="auto"/>
              <w:ind w:firstLineChars="0"/>
            </w:pPr>
            <w:r>
              <w:rPr>
                <w:rFonts w:hint="eastAsia"/>
              </w:rPr>
              <w:t>READ\\_EXTERNAL\\_STORAGE</w:t>
            </w:r>
          </w:p>
        </w:tc>
        <w:tc>
          <w:tcPr>
            <w:tcW w:w="3242" w:type="dxa"/>
          </w:tcPr>
          <w:p w14:paraId="6C39A233" w14:textId="30630604" w:rsidR="002F7B1A" w:rsidRDefault="002F7B1A" w:rsidP="002F7B1A">
            <w:pPr>
              <w:pStyle w:val="af8"/>
              <w:numPr>
                <w:ilvl w:val="0"/>
                <w:numId w:val="31"/>
              </w:numPr>
              <w:spacing w:before="0" w:after="0" w:line="240" w:lineRule="auto"/>
              <w:ind w:firstLineChars="0"/>
            </w:pPr>
            <w:r>
              <w:rPr>
                <w:rFonts w:hint="eastAsia"/>
              </w:rPr>
              <w:t>获取数据读取权限</w:t>
            </w:r>
          </w:p>
        </w:tc>
        <w:tc>
          <w:tcPr>
            <w:tcW w:w="2817" w:type="dxa"/>
          </w:tcPr>
          <w:p w14:paraId="7A108146" w14:textId="61EAA4C6" w:rsidR="002F7B1A" w:rsidRDefault="002F7B1A" w:rsidP="002F7B1A">
            <w:pPr>
              <w:spacing w:before="312" w:beforeAutospacing="1" w:after="0"/>
              <w:ind w:left="0"/>
            </w:pPr>
            <w:r>
              <w:rPr>
                <w:rFonts w:hint="eastAsia"/>
              </w:rPr>
              <w:t>用于上传数据时从文件中读取数据需要读取权限</w:t>
            </w:r>
          </w:p>
        </w:tc>
        <w:tc>
          <w:tcPr>
            <w:tcW w:w="2957" w:type="dxa"/>
          </w:tcPr>
          <w:p w14:paraId="663C5948" w14:textId="01C01EE8" w:rsidR="002F7B1A" w:rsidRDefault="002F7B1A" w:rsidP="002F7B1A">
            <w:pPr>
              <w:spacing w:before="0" w:after="0" w:line="240" w:lineRule="auto"/>
              <w:ind w:left="0"/>
            </w:pPr>
            <w:r>
              <w:rPr>
                <w:rFonts w:hint="eastAsia"/>
              </w:rPr>
              <w:t>调用信息采集接口之前</w:t>
            </w:r>
          </w:p>
        </w:tc>
      </w:tr>
      <w:tr w:rsidR="00CC1D1D" w:rsidRPr="005D63DF" w14:paraId="2518A456" w14:textId="77777777" w:rsidTr="006D2377">
        <w:tc>
          <w:tcPr>
            <w:tcW w:w="3724" w:type="dxa"/>
          </w:tcPr>
          <w:p w14:paraId="4E062029" w14:textId="6DA320D3" w:rsidR="00CC1D1D" w:rsidRDefault="00CC1D1D" w:rsidP="002F7B1A">
            <w:pPr>
              <w:pStyle w:val="af8"/>
              <w:numPr>
                <w:ilvl w:val="0"/>
                <w:numId w:val="30"/>
              </w:numPr>
              <w:spacing w:before="0" w:after="0" w:line="240" w:lineRule="auto"/>
              <w:ind w:firstLineChars="0"/>
            </w:pPr>
            <w:r>
              <w:rPr>
                <w:rFonts w:hint="eastAsia"/>
              </w:rPr>
              <w:t>WRITE\\_EXTERNAL\\_STORAGE</w:t>
            </w:r>
          </w:p>
        </w:tc>
        <w:tc>
          <w:tcPr>
            <w:tcW w:w="3242" w:type="dxa"/>
          </w:tcPr>
          <w:p w14:paraId="5C0CB609" w14:textId="5427C28B" w:rsidR="00CC1D1D" w:rsidRDefault="00693363" w:rsidP="002F7B1A">
            <w:pPr>
              <w:pStyle w:val="af8"/>
              <w:numPr>
                <w:ilvl w:val="0"/>
                <w:numId w:val="31"/>
              </w:numPr>
              <w:spacing w:before="0" w:after="0" w:line="240" w:lineRule="auto"/>
              <w:ind w:firstLineChars="0"/>
            </w:pPr>
            <w:r>
              <w:rPr>
                <w:rFonts w:hint="eastAsia"/>
              </w:rPr>
              <w:t>获取</w:t>
            </w:r>
            <w:r w:rsidR="00CC1D1D">
              <w:rPr>
                <w:rFonts w:hint="eastAsia"/>
              </w:rPr>
              <w:t>日志</w:t>
            </w:r>
            <w:r>
              <w:rPr>
                <w:rFonts w:hint="eastAsia"/>
              </w:rPr>
              <w:t>记录所需</w:t>
            </w:r>
            <w:r w:rsidR="00CC1D1D">
              <w:rPr>
                <w:rFonts w:hint="eastAsia"/>
              </w:rPr>
              <w:t>写入权限</w:t>
            </w:r>
          </w:p>
        </w:tc>
        <w:tc>
          <w:tcPr>
            <w:tcW w:w="2817" w:type="dxa"/>
          </w:tcPr>
          <w:p w14:paraId="6EB05BBF" w14:textId="7B13B42F" w:rsidR="00CC1D1D" w:rsidRDefault="00CC1D1D" w:rsidP="002F7B1A">
            <w:pPr>
              <w:spacing w:before="312" w:beforeAutospacing="1" w:after="0"/>
              <w:ind w:left="0"/>
            </w:pPr>
            <w:r>
              <w:rPr>
                <w:rFonts w:hint="eastAsia"/>
              </w:rPr>
              <w:t>用于在本地记录日志</w:t>
            </w:r>
          </w:p>
        </w:tc>
        <w:tc>
          <w:tcPr>
            <w:tcW w:w="2957" w:type="dxa"/>
          </w:tcPr>
          <w:p w14:paraId="7EBC9E7A" w14:textId="408B3041" w:rsidR="00CC1D1D" w:rsidRDefault="00CC1D1D" w:rsidP="002F7B1A">
            <w:pPr>
              <w:spacing w:before="0" w:after="0" w:line="240" w:lineRule="auto"/>
              <w:ind w:left="0"/>
            </w:pPr>
            <w:r>
              <w:rPr>
                <w:rFonts w:hint="eastAsia"/>
              </w:rPr>
              <w:t>写入日志之前</w:t>
            </w:r>
          </w:p>
        </w:tc>
      </w:tr>
    </w:tbl>
    <w:p w14:paraId="0722011E" w14:textId="6A3AAE5A" w:rsidR="00F71A3D" w:rsidRPr="00EA0D72" w:rsidRDefault="00F71A3D" w:rsidP="00BD27E1">
      <w:pPr>
        <w:pStyle w:val="21"/>
        <w:numPr>
          <w:ilvl w:val="0"/>
          <w:numId w:val="27"/>
        </w:numPr>
        <w:rPr>
          <w:rFonts w:ascii="微软雅黑" w:eastAsia="微软雅黑" w:hAnsi="微软雅黑"/>
          <w:b/>
          <w:sz w:val="32"/>
          <w:szCs w:val="32"/>
          <w:lang w:eastAsia="zh-CN"/>
        </w:rPr>
      </w:pPr>
      <w:r>
        <w:rPr>
          <w:rFonts w:ascii="微软雅黑" w:eastAsia="微软雅黑" w:hAnsi="微软雅黑" w:hint="eastAsia"/>
          <w:b/>
          <w:sz w:val="32"/>
          <w:szCs w:val="32"/>
          <w:lang w:eastAsia="zh-CN"/>
        </w:rPr>
        <w:t>延迟</w:t>
      </w:r>
      <w:r w:rsidRPr="00CD026E">
        <w:rPr>
          <w:rFonts w:ascii="微软雅黑" w:eastAsia="微软雅黑" w:hAnsi="微软雅黑" w:hint="eastAsia"/>
          <w:b/>
          <w:bCs w:val="0"/>
          <w:sz w:val="32"/>
          <w:szCs w:val="32"/>
          <w:lang w:eastAsia="zh-CN"/>
        </w:rPr>
        <w:t>初始化</w:t>
      </w:r>
      <w:r w:rsidRPr="00EA0D72">
        <w:rPr>
          <w:rFonts w:ascii="微软雅黑" w:eastAsia="微软雅黑" w:hAnsi="微软雅黑" w:hint="eastAsia"/>
          <w:b/>
          <w:sz w:val="32"/>
          <w:szCs w:val="32"/>
          <w:lang w:eastAsia="zh-CN"/>
        </w:rPr>
        <w:t>要求</w:t>
      </w:r>
    </w:p>
    <w:p w14:paraId="0283E845" w14:textId="4CB39684" w:rsidR="00355975" w:rsidRPr="00D92F25" w:rsidRDefault="00355975" w:rsidP="00D92F25">
      <w:pPr>
        <w:spacing w:line="240" w:lineRule="auto"/>
        <w:ind w:left="0"/>
      </w:pPr>
      <w:r>
        <w:rPr>
          <w:rFonts w:hint="eastAsia"/>
        </w:rPr>
        <w:t>用户首次启动时，请务必在用户同意您</w:t>
      </w:r>
      <w:r>
        <w:rPr>
          <w:rFonts w:hint="eastAsia"/>
        </w:rPr>
        <w:t>App</w:t>
      </w:r>
      <w:r>
        <w:rPr>
          <w:rFonts w:hint="eastAsia"/>
        </w:rPr>
        <w:t>中的隐私政策后，且用户主动使用本</w:t>
      </w:r>
      <w:r>
        <w:rPr>
          <w:rFonts w:hint="eastAsia"/>
        </w:rPr>
        <w:t>SDK</w:t>
      </w:r>
      <w:r>
        <w:rPr>
          <w:rFonts w:hint="eastAsia"/>
        </w:rPr>
        <w:t>提供的功能时再进行相关接口调用。</w:t>
      </w:r>
    </w:p>
    <w:p w14:paraId="09274983" w14:textId="4B7603B5" w:rsidR="00B866F9" w:rsidRDefault="009B5286" w:rsidP="00B866F9">
      <w:pPr>
        <w:pStyle w:val="21"/>
        <w:numPr>
          <w:ilvl w:val="0"/>
          <w:numId w:val="27"/>
        </w:numPr>
        <w:rPr>
          <w:rFonts w:ascii="微软雅黑" w:eastAsia="微软雅黑" w:hAnsi="微软雅黑"/>
          <w:b/>
          <w:sz w:val="32"/>
          <w:szCs w:val="32"/>
          <w:lang w:eastAsia="zh-CN"/>
        </w:rPr>
      </w:pPr>
      <w:r>
        <w:rPr>
          <w:rFonts w:ascii="微软雅黑" w:eastAsia="微软雅黑" w:hAnsi="微软雅黑" w:hint="eastAsia"/>
          <w:b/>
          <w:sz w:val="32"/>
          <w:szCs w:val="32"/>
          <w:lang w:eastAsia="zh-CN"/>
        </w:rPr>
        <w:t>最小化</w:t>
      </w:r>
      <w:r w:rsidR="008E069F">
        <w:rPr>
          <w:rFonts w:ascii="微软雅黑" w:eastAsia="微软雅黑" w:hAnsi="微软雅黑" w:hint="eastAsia"/>
          <w:b/>
          <w:sz w:val="32"/>
          <w:szCs w:val="32"/>
          <w:lang w:eastAsia="zh-CN"/>
        </w:rPr>
        <w:t>使用</w:t>
      </w:r>
      <w:r w:rsidR="00442C87">
        <w:rPr>
          <w:rFonts w:ascii="微软雅黑" w:eastAsia="微软雅黑" w:hAnsi="微软雅黑" w:hint="eastAsia"/>
          <w:b/>
          <w:sz w:val="32"/>
          <w:szCs w:val="32"/>
          <w:lang w:eastAsia="zh-CN"/>
        </w:rPr>
        <w:t>功能</w:t>
      </w:r>
      <w:r w:rsidR="00972021" w:rsidRPr="00EA0D72">
        <w:rPr>
          <w:rFonts w:ascii="微软雅黑" w:eastAsia="微软雅黑" w:hAnsi="微软雅黑" w:hint="eastAsia"/>
          <w:b/>
          <w:sz w:val="32"/>
          <w:szCs w:val="32"/>
          <w:lang w:eastAsia="zh-CN"/>
        </w:rPr>
        <w:t>要求</w:t>
      </w:r>
    </w:p>
    <w:p w14:paraId="262C6A5B" w14:textId="21AC0A79" w:rsidR="006D2377" w:rsidRDefault="00B866F9" w:rsidP="00B866F9">
      <w:pPr>
        <w:spacing w:line="240" w:lineRule="auto"/>
        <w:ind w:left="0"/>
        <w:rPr>
          <w:rFonts w:ascii="Helvetica" w:hAnsi="Helvetica" w:cs="Helvetica"/>
          <w:color w:val="191919"/>
          <w:shd w:val="clear" w:color="auto" w:fill="FFFFFF"/>
        </w:rPr>
      </w:pPr>
      <w:r>
        <w:rPr>
          <w:rFonts w:hint="eastAsia"/>
        </w:rPr>
        <w:t>O</w:t>
      </w:r>
      <w:r>
        <w:t>BS SDK</w:t>
      </w:r>
      <w:commentRangeStart w:id="46"/>
      <w:del w:id="47" w:author="zhangtinwei" w:date="2026-07-10T09:39:00Z">
        <w:r w:rsidDel="00221B1E">
          <w:rPr>
            <w:rFonts w:hint="eastAsia"/>
          </w:rPr>
          <w:delText>不会额外的收集</w:delText>
        </w:r>
        <w:commentRangeEnd w:id="46"/>
        <w:r w:rsidR="00DC59EF" w:rsidDel="00221B1E">
          <w:rPr>
            <w:rStyle w:val="aff7"/>
          </w:rPr>
          <w:commentReference w:id="46"/>
        </w:r>
        <w:r w:rsidDel="00221B1E">
          <w:rPr>
            <w:rFonts w:hint="eastAsia"/>
          </w:rPr>
          <w:delText>用户的个人信息，</w:delText>
        </w:r>
      </w:del>
      <w:commentRangeStart w:id="48"/>
      <w:r>
        <w:rPr>
          <w:rFonts w:hint="eastAsia"/>
        </w:rPr>
        <w:t>只是</w:t>
      </w:r>
      <w:r>
        <w:rPr>
          <w:rFonts w:ascii="Helvetica" w:hAnsi="Helvetica" w:cs="Helvetica"/>
          <w:color w:val="191919"/>
          <w:shd w:val="clear" w:color="auto" w:fill="FFFFFF"/>
        </w:rPr>
        <w:t>对</w:t>
      </w:r>
      <w:r>
        <w:rPr>
          <w:rFonts w:ascii="Helvetica" w:hAnsi="Helvetica" w:cs="Helvetica"/>
          <w:color w:val="191919"/>
          <w:shd w:val="clear" w:color="auto" w:fill="FFFFFF"/>
        </w:rPr>
        <w:t>OBS</w:t>
      </w:r>
      <w:r>
        <w:rPr>
          <w:rFonts w:ascii="Helvetica" w:hAnsi="Helvetica" w:cs="Helvetica"/>
          <w:color w:val="191919"/>
          <w:shd w:val="clear" w:color="auto" w:fill="FFFFFF"/>
        </w:rPr>
        <w:t>服务提供的</w:t>
      </w:r>
      <w:r>
        <w:rPr>
          <w:rFonts w:ascii="Helvetica" w:hAnsi="Helvetica" w:cs="Helvetica"/>
          <w:color w:val="191919"/>
          <w:shd w:val="clear" w:color="auto" w:fill="FFFFFF"/>
        </w:rPr>
        <w:t>REST API</w:t>
      </w:r>
      <w:r>
        <w:rPr>
          <w:rFonts w:ascii="Helvetica" w:hAnsi="Helvetica" w:cs="Helvetica"/>
          <w:color w:val="191919"/>
          <w:shd w:val="clear" w:color="auto" w:fill="FFFFFF"/>
        </w:rPr>
        <w:t>进行的封装，以简化</w:t>
      </w:r>
      <w:del w:id="49" w:author="Daixiaohui (Madeline)" w:date="2026-07-10T14:39:00Z">
        <w:r w:rsidDel="008723A8">
          <w:rPr>
            <w:rFonts w:ascii="Helvetica" w:hAnsi="Helvetica" w:cs="Helvetica"/>
            <w:color w:val="191919"/>
            <w:shd w:val="clear" w:color="auto" w:fill="FFFFFF"/>
          </w:rPr>
          <w:delText>用户</w:delText>
        </w:r>
      </w:del>
      <w:r>
        <w:rPr>
          <w:rFonts w:ascii="Helvetica" w:hAnsi="Helvetica" w:cs="Helvetica"/>
          <w:color w:val="191919"/>
          <w:shd w:val="clear" w:color="auto" w:fill="FFFFFF"/>
        </w:rPr>
        <w:t>的开发工作</w:t>
      </w:r>
      <w:ins w:id="50" w:author="Daixiaohui (Madeline)" w:date="2026-07-10T14:37:00Z">
        <w:r w:rsidR="008723A8">
          <w:rPr>
            <w:rFonts w:ascii="Helvetica" w:hAnsi="Helvetica" w:cs="Helvetica" w:hint="eastAsia"/>
            <w:color w:val="191919"/>
            <w:shd w:val="clear" w:color="auto" w:fill="FFFFFF"/>
          </w:rPr>
          <w:t>。</w:t>
        </w:r>
      </w:ins>
      <w:ins w:id="51" w:author="zhangtinwei" w:date="2026-07-10T09:39:00Z">
        <w:del w:id="52" w:author="Daixiaohui (Madeline)" w:date="2026-07-10T14:36:00Z">
          <w:r w:rsidR="00221B1E" w:rsidDel="008723A8">
            <w:rPr>
              <w:rFonts w:ascii="Helvetica" w:hAnsi="Helvetica" w:cs="Helvetica" w:hint="eastAsia"/>
              <w:color w:val="191919"/>
              <w:shd w:val="clear" w:color="auto" w:fill="FFFFFF"/>
            </w:rPr>
            <w:delText>，仅</w:delText>
          </w:r>
          <w:r w:rsidR="00221B1E" w:rsidRPr="00221B1E" w:rsidDel="008723A8">
            <w:rPr>
              <w:rFonts w:ascii="Helvetica" w:hAnsi="Helvetica" w:cs="Helvetica" w:hint="eastAsia"/>
              <w:color w:val="191919"/>
              <w:shd w:val="clear" w:color="auto" w:fill="FFFFFF"/>
            </w:rPr>
            <w:delText>会最小化的使用系统权限</w:delText>
          </w:r>
        </w:del>
      </w:ins>
      <w:r>
        <w:rPr>
          <w:rFonts w:ascii="Helvetica" w:hAnsi="Helvetica" w:cs="Helvetica" w:hint="eastAsia"/>
          <w:color w:val="191919"/>
          <w:shd w:val="clear" w:color="auto" w:fill="FFFFFF"/>
        </w:rPr>
        <w:t>。</w:t>
      </w:r>
      <w:commentRangeEnd w:id="48"/>
      <w:r w:rsidR="00DC59EF">
        <w:rPr>
          <w:rStyle w:val="aff7"/>
        </w:rPr>
        <w:commentReference w:id="48"/>
      </w:r>
      <w:ins w:id="53" w:author="Daixiaohui (Madeline)" w:date="2026-07-10T14:42:00Z">
        <w:r w:rsidR="008723A8">
          <w:rPr>
            <w:rFonts w:ascii="Helvetica" w:hAnsi="Helvetica" w:cs="Helvetica" w:hint="eastAsia"/>
            <w:color w:val="191919"/>
            <w:shd w:val="clear" w:color="auto" w:fill="FFFFFF"/>
          </w:rPr>
          <w:t>开发者</w:t>
        </w:r>
      </w:ins>
      <w:del w:id="54" w:author="Daixiaohui (Madeline)" w:date="2026-07-10T14:42:00Z">
        <w:r w:rsidDel="008723A8">
          <w:rPr>
            <w:rFonts w:ascii="Helvetica" w:hAnsi="Helvetica" w:cs="Helvetica"/>
            <w:color w:val="191919"/>
            <w:shd w:val="clear" w:color="auto" w:fill="FFFFFF"/>
          </w:rPr>
          <w:delText>用户</w:delText>
        </w:r>
      </w:del>
      <w:r>
        <w:rPr>
          <w:rFonts w:ascii="Helvetica" w:hAnsi="Helvetica" w:cs="Helvetica" w:hint="eastAsia"/>
          <w:color w:val="191919"/>
          <w:shd w:val="clear" w:color="auto" w:fill="FFFFFF"/>
        </w:rPr>
        <w:t>可以</w:t>
      </w:r>
      <w:r>
        <w:rPr>
          <w:rFonts w:ascii="Helvetica" w:hAnsi="Helvetica" w:cs="Helvetica"/>
          <w:color w:val="191919"/>
          <w:shd w:val="clear" w:color="auto" w:fill="FFFFFF"/>
        </w:rPr>
        <w:t>直接调用</w:t>
      </w:r>
      <w:r>
        <w:rPr>
          <w:rFonts w:ascii="Helvetica" w:hAnsi="Helvetica" w:cs="Helvetica"/>
          <w:color w:val="191919"/>
          <w:shd w:val="clear" w:color="auto" w:fill="FFFFFF"/>
        </w:rPr>
        <w:t>OBS SDK</w:t>
      </w:r>
      <w:r>
        <w:rPr>
          <w:rFonts w:ascii="Helvetica" w:hAnsi="Helvetica" w:cs="Helvetica"/>
          <w:color w:val="191919"/>
          <w:shd w:val="clear" w:color="auto" w:fill="FFFFFF"/>
        </w:rPr>
        <w:t>提供的接口函数即可实现使用</w:t>
      </w:r>
      <w:r>
        <w:rPr>
          <w:rFonts w:ascii="Helvetica" w:hAnsi="Helvetica" w:cs="Helvetica"/>
          <w:color w:val="191919"/>
          <w:shd w:val="clear" w:color="auto" w:fill="FFFFFF"/>
        </w:rPr>
        <w:t>OBS</w:t>
      </w:r>
      <w:r>
        <w:rPr>
          <w:rFonts w:ascii="Helvetica" w:hAnsi="Helvetica" w:cs="Helvetica"/>
          <w:color w:val="191919"/>
          <w:shd w:val="clear" w:color="auto" w:fill="FFFFFF"/>
        </w:rPr>
        <w:t>服务业务能力的目的</w:t>
      </w:r>
      <w:ins w:id="55" w:author="Daixiaohui (Madeline)" w:date="2026-07-10T14:42:00Z">
        <w:r w:rsidR="008723A8">
          <w:rPr>
            <w:rFonts w:ascii="Helvetica" w:hAnsi="Helvetica" w:cs="Helvetica" w:hint="eastAsia"/>
            <w:color w:val="191919"/>
            <w:shd w:val="clear" w:color="auto" w:fill="FFFFFF"/>
          </w:rPr>
          <w:t>。</w:t>
        </w:r>
      </w:ins>
      <w:ins w:id="56" w:author="Daixiaohui (Madeline)" w:date="2026-07-10T14:38:00Z">
        <w:r w:rsidR="008723A8">
          <w:rPr>
            <w:rFonts w:ascii="Helvetica" w:hAnsi="Helvetica" w:cs="Helvetica" w:hint="eastAsia"/>
            <w:color w:val="191919"/>
            <w:shd w:val="clear" w:color="auto" w:fill="FFFFFF"/>
          </w:rPr>
          <w:t>权限开启和数据处理范围由</w:t>
        </w:r>
      </w:ins>
      <w:ins w:id="57" w:author="Daixiaohui (Madeline)" w:date="2026-07-10T14:42:00Z">
        <w:r w:rsidR="008723A8">
          <w:rPr>
            <w:rFonts w:ascii="Helvetica" w:hAnsi="Helvetica" w:cs="Helvetica" w:hint="eastAsia"/>
            <w:color w:val="191919"/>
            <w:shd w:val="clear" w:color="auto" w:fill="FFFFFF"/>
          </w:rPr>
          <w:t>您的</w:t>
        </w:r>
      </w:ins>
      <w:ins w:id="58" w:author="Daixiaohui (Madeline)" w:date="2026-07-10T14:38:00Z">
        <w:r w:rsidR="008723A8">
          <w:rPr>
            <w:rFonts w:ascii="Helvetica" w:hAnsi="Helvetica" w:cs="Helvetica" w:hint="eastAsia"/>
            <w:color w:val="191919"/>
            <w:shd w:val="clear" w:color="auto" w:fill="FFFFFF"/>
          </w:rPr>
          <w:t>用户自行决定</w:t>
        </w:r>
      </w:ins>
      <w:r>
        <w:rPr>
          <w:rFonts w:ascii="Helvetica" w:hAnsi="Helvetica" w:cs="Helvetica"/>
          <w:color w:val="191919"/>
          <w:shd w:val="clear" w:color="auto" w:fill="FFFFFF"/>
        </w:rPr>
        <w:t>。</w:t>
      </w:r>
    </w:p>
    <w:p w14:paraId="40141B1A" w14:textId="56741314" w:rsidR="00355975" w:rsidRPr="00355975" w:rsidRDefault="007E23BC" w:rsidP="00355975">
      <w:pPr>
        <w:pStyle w:val="21"/>
        <w:numPr>
          <w:ilvl w:val="0"/>
          <w:numId w:val="27"/>
        </w:numPr>
        <w:rPr>
          <w:rFonts w:ascii="微软雅黑" w:eastAsia="微软雅黑" w:hAnsi="微软雅黑"/>
          <w:b/>
          <w:sz w:val="32"/>
          <w:szCs w:val="32"/>
          <w:lang w:eastAsia="zh-CN"/>
        </w:rPr>
      </w:pPr>
      <w:r w:rsidRPr="00BA41EE">
        <w:rPr>
          <w:rFonts w:ascii="微软雅黑" w:eastAsia="微软雅黑" w:hAnsi="微软雅黑" w:hint="eastAsia"/>
          <w:b/>
          <w:sz w:val="32"/>
          <w:szCs w:val="32"/>
          <w:lang w:eastAsia="zh-CN"/>
        </w:rPr>
        <w:t>保障</w:t>
      </w:r>
      <w:r w:rsidR="00BA41EE" w:rsidRPr="00BA41EE">
        <w:rPr>
          <w:rFonts w:ascii="微软雅黑" w:eastAsia="微软雅黑" w:hAnsi="微软雅黑" w:hint="eastAsia"/>
          <w:b/>
          <w:sz w:val="32"/>
          <w:szCs w:val="32"/>
          <w:lang w:eastAsia="zh-CN"/>
        </w:rPr>
        <w:t>个人信息主体权利</w:t>
      </w:r>
    </w:p>
    <w:p w14:paraId="2883E01D" w14:textId="5370C029" w:rsidR="006D2377" w:rsidRPr="00D92F25" w:rsidRDefault="00B866F9" w:rsidP="00B866F9">
      <w:pPr>
        <w:spacing w:line="240" w:lineRule="auto"/>
        <w:ind w:left="0"/>
        <w:rPr>
          <w:rFonts w:ascii="Helvetica" w:hAnsi="Helvetica" w:cs="Helvetica"/>
          <w:color w:val="191919"/>
          <w:shd w:val="clear" w:color="auto" w:fill="FFFFFF"/>
        </w:rPr>
      </w:pPr>
      <w:r>
        <w:rPr>
          <w:rFonts w:hint="eastAsia"/>
        </w:rPr>
        <w:t>O</w:t>
      </w:r>
      <w:r>
        <w:t>BS SDK</w:t>
      </w:r>
      <w:ins w:id="59" w:author="Daixiaohui (Madeline)" w:date="2026-07-10T14:50:00Z">
        <w:r w:rsidR="00ED03FC">
          <w:rPr>
            <w:rFonts w:hint="eastAsia"/>
          </w:rPr>
          <w:t>不会</w:t>
        </w:r>
      </w:ins>
      <w:ins w:id="60" w:author="Daixiaohui (Madeline)" w:date="2026-07-10T14:49:00Z">
        <w:r w:rsidR="00ED03FC" w:rsidRPr="00ED03FC">
          <w:rPr>
            <w:rFonts w:hint="eastAsia"/>
          </w:rPr>
          <w:t>主动收集处理开发者或您的用户</w:t>
        </w:r>
      </w:ins>
      <w:ins w:id="61" w:author="Daixiaohui (Madeline)" w:date="2026-07-10T14:50:00Z">
        <w:r w:rsidR="00ED03FC">
          <w:rPr>
            <w:rFonts w:hint="eastAsia"/>
          </w:rPr>
          <w:t>的个人</w:t>
        </w:r>
      </w:ins>
      <w:ins w:id="62" w:author="Daixiaohui (Madeline)" w:date="2026-07-10T14:49:00Z">
        <w:r w:rsidR="00ED03FC" w:rsidRPr="00ED03FC">
          <w:rPr>
            <w:rFonts w:hint="eastAsia"/>
          </w:rPr>
          <w:t>信息</w:t>
        </w:r>
      </w:ins>
      <w:del w:id="63" w:author="zhangtinwei" w:date="2026-07-10T09:38:00Z">
        <w:r w:rsidDel="00221B1E">
          <w:rPr>
            <w:rFonts w:hint="eastAsia"/>
          </w:rPr>
          <w:delText>不会额外的收集用户的个人信息，</w:delText>
        </w:r>
      </w:del>
      <w:r>
        <w:rPr>
          <w:rFonts w:hint="eastAsia"/>
        </w:rPr>
        <w:t>只是</w:t>
      </w:r>
      <w:r>
        <w:rPr>
          <w:rFonts w:ascii="Helvetica" w:hAnsi="Helvetica" w:cs="Helvetica"/>
          <w:color w:val="191919"/>
          <w:shd w:val="clear" w:color="auto" w:fill="FFFFFF"/>
        </w:rPr>
        <w:t>对</w:t>
      </w:r>
      <w:r>
        <w:rPr>
          <w:rFonts w:ascii="Helvetica" w:hAnsi="Helvetica" w:cs="Helvetica"/>
          <w:color w:val="191919"/>
          <w:shd w:val="clear" w:color="auto" w:fill="FFFFFF"/>
        </w:rPr>
        <w:t>OBS</w:t>
      </w:r>
      <w:r>
        <w:rPr>
          <w:rFonts w:ascii="Helvetica" w:hAnsi="Helvetica" w:cs="Helvetica"/>
          <w:color w:val="191919"/>
          <w:shd w:val="clear" w:color="auto" w:fill="FFFFFF"/>
        </w:rPr>
        <w:t>服务提供的</w:t>
      </w:r>
      <w:r>
        <w:rPr>
          <w:rFonts w:ascii="Helvetica" w:hAnsi="Helvetica" w:cs="Helvetica"/>
          <w:color w:val="191919"/>
          <w:shd w:val="clear" w:color="auto" w:fill="FFFFFF"/>
        </w:rPr>
        <w:t>REST API</w:t>
      </w:r>
      <w:r>
        <w:rPr>
          <w:rFonts w:ascii="Helvetica" w:hAnsi="Helvetica" w:cs="Helvetica"/>
          <w:color w:val="191919"/>
          <w:shd w:val="clear" w:color="auto" w:fill="FFFFFF"/>
        </w:rPr>
        <w:t>进行的封装，以简化用户的开发工作</w:t>
      </w:r>
      <w:ins w:id="64" w:author="zhangtinwei" w:date="2026-07-10T09:38:00Z">
        <w:del w:id="65" w:author="Daixiaohui (Madeline)" w:date="2026-07-10T14:49:00Z">
          <w:r w:rsidR="00221B1E" w:rsidDel="00ED03FC">
            <w:rPr>
              <w:rFonts w:ascii="Helvetica" w:hAnsi="Helvetica" w:cs="Helvetica" w:hint="eastAsia"/>
              <w:color w:val="191919"/>
              <w:shd w:val="clear" w:color="auto" w:fill="FFFFFF"/>
            </w:rPr>
            <w:delText>，</w:delText>
          </w:r>
        </w:del>
        <w:del w:id="66" w:author="Daixiaohui (Madeline)" w:date="2026-07-10T14:44:00Z">
          <w:r w:rsidR="00221B1E" w:rsidDel="008723A8">
            <w:rPr>
              <w:rFonts w:ascii="Helvetica" w:hAnsi="Helvetica" w:cs="Helvetica" w:hint="eastAsia"/>
              <w:color w:val="191919"/>
              <w:shd w:val="clear" w:color="auto" w:fill="FFFFFF"/>
            </w:rPr>
            <w:delText>仅</w:delText>
          </w:r>
        </w:del>
      </w:ins>
      <w:ins w:id="67" w:author="zhangtinwei" w:date="2026-07-10T09:39:00Z">
        <w:del w:id="68" w:author="Daixiaohui (Madeline)" w:date="2026-07-10T14:44:00Z">
          <w:r w:rsidR="00221B1E" w:rsidRPr="00221B1E" w:rsidDel="008723A8">
            <w:rPr>
              <w:rFonts w:ascii="Helvetica" w:hAnsi="Helvetica" w:cs="Helvetica" w:hint="eastAsia"/>
              <w:color w:val="191919"/>
              <w:shd w:val="clear" w:color="auto" w:fill="FFFFFF"/>
            </w:rPr>
            <w:delText>会最小化的使用系统权限</w:delText>
          </w:r>
        </w:del>
      </w:ins>
      <w:del w:id="69" w:author="Daixiaohui (Madeline)" w:date="2026-07-10T14:49:00Z">
        <w:r w:rsidDel="00ED03FC">
          <w:rPr>
            <w:rFonts w:ascii="Helvetica" w:hAnsi="Helvetica" w:cs="Helvetica" w:hint="eastAsia"/>
            <w:color w:val="191919"/>
            <w:shd w:val="clear" w:color="auto" w:fill="FFFFFF"/>
          </w:rPr>
          <w:delText>。</w:delText>
        </w:r>
      </w:del>
      <w:ins w:id="70" w:author="Daixiaohui (Madeline)" w:date="2026-07-10T14:44:00Z">
        <w:r w:rsidR="008723A8">
          <w:rPr>
            <w:rFonts w:ascii="Helvetica" w:hAnsi="Helvetica" w:cs="Helvetica" w:hint="eastAsia"/>
            <w:color w:val="191919"/>
            <w:shd w:val="clear" w:color="auto" w:fill="FFFFFF"/>
          </w:rPr>
          <w:t>开发者</w:t>
        </w:r>
      </w:ins>
      <w:del w:id="71" w:author="Daixiaohui (Madeline)" w:date="2026-07-10T14:44:00Z">
        <w:r w:rsidDel="008723A8">
          <w:rPr>
            <w:rFonts w:ascii="Helvetica" w:hAnsi="Helvetica" w:cs="Helvetica"/>
            <w:color w:val="191919"/>
            <w:shd w:val="clear" w:color="auto" w:fill="FFFFFF"/>
          </w:rPr>
          <w:delText>用户</w:delText>
        </w:r>
      </w:del>
      <w:r>
        <w:rPr>
          <w:rFonts w:ascii="Helvetica" w:hAnsi="Helvetica" w:cs="Helvetica" w:hint="eastAsia"/>
          <w:color w:val="191919"/>
          <w:shd w:val="clear" w:color="auto" w:fill="FFFFFF"/>
        </w:rPr>
        <w:t>可以</w:t>
      </w:r>
      <w:r>
        <w:rPr>
          <w:rFonts w:ascii="Helvetica" w:hAnsi="Helvetica" w:cs="Helvetica"/>
          <w:color w:val="191919"/>
          <w:shd w:val="clear" w:color="auto" w:fill="FFFFFF"/>
        </w:rPr>
        <w:t>直接调用</w:t>
      </w:r>
      <w:r>
        <w:rPr>
          <w:rFonts w:ascii="Helvetica" w:hAnsi="Helvetica" w:cs="Helvetica"/>
          <w:color w:val="191919"/>
          <w:shd w:val="clear" w:color="auto" w:fill="FFFFFF"/>
        </w:rPr>
        <w:t>OBS SDK</w:t>
      </w:r>
      <w:r>
        <w:rPr>
          <w:rFonts w:ascii="Helvetica" w:hAnsi="Helvetica" w:cs="Helvetica"/>
          <w:color w:val="191919"/>
          <w:shd w:val="clear" w:color="auto" w:fill="FFFFFF"/>
        </w:rPr>
        <w:t>提供的接口函数即可实现使用</w:t>
      </w:r>
      <w:r>
        <w:rPr>
          <w:rFonts w:ascii="Helvetica" w:hAnsi="Helvetica" w:cs="Helvetica"/>
          <w:color w:val="191919"/>
          <w:shd w:val="clear" w:color="auto" w:fill="FFFFFF"/>
        </w:rPr>
        <w:t>OBS</w:t>
      </w:r>
      <w:r>
        <w:rPr>
          <w:rFonts w:ascii="Helvetica" w:hAnsi="Helvetica" w:cs="Helvetica"/>
          <w:color w:val="191919"/>
          <w:shd w:val="clear" w:color="auto" w:fill="FFFFFF"/>
        </w:rPr>
        <w:t>服务业务能力的目的。</w:t>
      </w:r>
      <w:r w:rsidR="00DE6F29">
        <w:rPr>
          <w:rFonts w:ascii="Helvetica" w:hAnsi="Helvetica" w:cs="Helvetica" w:hint="eastAsia"/>
          <w:color w:val="191919"/>
          <w:shd w:val="clear" w:color="auto" w:fill="FFFFFF"/>
        </w:rPr>
        <w:t>故不涉及</w:t>
      </w:r>
      <w:r w:rsidR="00DE6F29" w:rsidRPr="00DE6F29">
        <w:rPr>
          <w:rFonts w:ascii="Helvetica" w:hAnsi="Helvetica" w:cs="Helvetica" w:hint="eastAsia"/>
          <w:color w:val="191919"/>
          <w:shd w:val="clear" w:color="auto" w:fill="FFFFFF"/>
        </w:rPr>
        <w:t>用户关于个人信息的访问、复制、更正和删除</w:t>
      </w:r>
      <w:r w:rsidR="00DE6F29">
        <w:rPr>
          <w:rFonts w:ascii="Helvetica" w:hAnsi="Helvetica" w:cs="Helvetica" w:hint="eastAsia"/>
          <w:color w:val="191919"/>
          <w:shd w:val="clear" w:color="auto" w:fill="FFFFFF"/>
        </w:rPr>
        <w:t>。</w:t>
      </w:r>
    </w:p>
    <w:sectPr w:rsidR="006D2377" w:rsidRPr="00D92F25" w:rsidSect="00361F02">
      <w:headerReference w:type="even" r:id="rId12"/>
      <w:footerReference w:type="even" r:id="rId13"/>
      <w:headerReference w:type="first" r:id="rId14"/>
      <w:footerReference w:type="first" r:id="rId15"/>
      <w:pgSz w:w="16838" w:h="11906" w:orient="landscape" w:code="9"/>
      <w:pgMar w:top="1134" w:right="1701" w:bottom="1134" w:left="1701" w:header="567" w:footer="567"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9" w:author="Daixiaohui (Madeline)" w:date="2026-06-30T09:55:00Z" w:initials="D(">
    <w:p w14:paraId="3B18BF97" w14:textId="77777777" w:rsidR="00DC59EF" w:rsidRDefault="00DC59EF">
      <w:pPr>
        <w:pStyle w:val="aff5"/>
      </w:pPr>
      <w:r>
        <w:rPr>
          <w:rStyle w:val="aff7"/>
        </w:rPr>
        <w:annotationRef/>
      </w:r>
      <w:r>
        <w:rPr>
          <w:rFonts w:hint="eastAsia"/>
        </w:rPr>
        <w:t>无？</w:t>
      </w:r>
    </w:p>
    <w:p w14:paraId="10C84251" w14:textId="762601D4" w:rsidR="00DC59EF" w:rsidRDefault="00DC59EF">
      <w:pPr>
        <w:pStyle w:val="aff5"/>
      </w:pPr>
      <w:r>
        <w:rPr>
          <w:rFonts w:hint="eastAsia"/>
        </w:rPr>
        <w:t>为啥是无</w:t>
      </w:r>
    </w:p>
  </w:comment>
  <w:comment w:id="46" w:author="Daixiaohui (Madeline)" w:date="2026-06-30T09:57:00Z" w:initials="D(">
    <w:p w14:paraId="7EADBF15" w14:textId="77777777" w:rsidR="00DC59EF" w:rsidRDefault="00DC59EF" w:rsidP="00DC59EF">
      <w:pPr>
        <w:pStyle w:val="aff5"/>
        <w:ind w:left="0"/>
      </w:pPr>
      <w:r>
        <w:rPr>
          <w:rStyle w:val="aff7"/>
        </w:rPr>
        <w:annotationRef/>
      </w:r>
      <w:r>
        <w:rPr>
          <w:rFonts w:hint="eastAsia"/>
        </w:rPr>
        <w:t>什么</w:t>
      </w:r>
      <w:proofErr w:type="gramStart"/>
      <w:r>
        <w:rPr>
          <w:rFonts w:hint="eastAsia"/>
        </w:rPr>
        <w:t>叫不会</w:t>
      </w:r>
      <w:proofErr w:type="gramEnd"/>
      <w:r>
        <w:rPr>
          <w:rFonts w:hint="eastAsia"/>
        </w:rPr>
        <w:t>额外收集</w:t>
      </w:r>
      <w:r>
        <w:rPr>
          <w:rFonts w:hint="eastAsia"/>
        </w:rPr>
        <w:t>?</w:t>
      </w:r>
      <w:r>
        <w:t xml:space="preserve"> </w:t>
      </w:r>
      <w:r>
        <w:rPr>
          <w:rFonts w:hint="eastAsia"/>
        </w:rPr>
        <w:t>OBS</w:t>
      </w:r>
      <w:r>
        <w:t xml:space="preserve"> </w:t>
      </w:r>
      <w:r>
        <w:rPr>
          <w:rFonts w:hint="eastAsia"/>
        </w:rPr>
        <w:t>SDK</w:t>
      </w:r>
      <w:r>
        <w:rPr>
          <w:rFonts w:hint="eastAsia"/>
        </w:rPr>
        <w:t>根本不会收集客户个人信息？</w:t>
      </w:r>
    </w:p>
    <w:p w14:paraId="2B2120DF" w14:textId="2296D873" w:rsidR="00DC59EF" w:rsidRDefault="00DC59EF" w:rsidP="00DC59EF">
      <w:pPr>
        <w:pStyle w:val="aff5"/>
        <w:ind w:left="0"/>
      </w:pPr>
      <w:r>
        <w:rPr>
          <w:rFonts w:hint="eastAsia"/>
        </w:rPr>
        <w:t>另外开发者是不是使用该</w:t>
      </w:r>
      <w:r>
        <w:rPr>
          <w:rFonts w:hint="eastAsia"/>
        </w:rPr>
        <w:t>SDK</w:t>
      </w:r>
      <w:r>
        <w:rPr>
          <w:rFonts w:hint="eastAsia"/>
        </w:rPr>
        <w:t>是不是可能因自己业务会收集个人信息？如果是的话，是不是补充写下这段，请要求开发者按照最小</w:t>
      </w:r>
      <w:proofErr w:type="gramStart"/>
      <w:r>
        <w:rPr>
          <w:rFonts w:hint="eastAsia"/>
        </w:rPr>
        <w:t>化访问</w:t>
      </w:r>
      <w:proofErr w:type="gramEnd"/>
      <w:r>
        <w:rPr>
          <w:rFonts w:hint="eastAsia"/>
        </w:rPr>
        <w:t>收集</w:t>
      </w:r>
    </w:p>
  </w:comment>
  <w:comment w:id="48" w:author="Daixiaohui (Madeline)" w:date="2026-06-30T09:58:00Z" w:initials="D(">
    <w:p w14:paraId="5C4E2D48" w14:textId="77777777" w:rsidR="00DC59EF" w:rsidRDefault="00DC59EF">
      <w:pPr>
        <w:pStyle w:val="aff5"/>
      </w:pPr>
      <w:r>
        <w:rPr>
          <w:rStyle w:val="aff7"/>
        </w:rPr>
        <w:annotationRef/>
      </w:r>
      <w:r>
        <w:rPr>
          <w:rFonts w:hint="eastAsia"/>
        </w:rPr>
        <w:t>这个功能会收集客户个人信息吗？</w:t>
      </w:r>
    </w:p>
    <w:p w14:paraId="3E2BFBCC" w14:textId="3DFB4AB3" w:rsidR="00DC59EF" w:rsidRDefault="00DC59EF" w:rsidP="00DC59EF">
      <w:pPr>
        <w:pStyle w:val="aff5"/>
        <w:spacing w:before="312"/>
        <w:ind w:left="0"/>
      </w:pPr>
      <w:r>
        <w:rPr>
          <w:rFonts w:hint="eastAsia"/>
        </w:rPr>
        <w:t>另外开发者是不是使用该</w:t>
      </w:r>
      <w:r>
        <w:rPr>
          <w:rFonts w:hint="eastAsia"/>
        </w:rPr>
        <w:t>SDK</w:t>
      </w:r>
      <w:r>
        <w:rPr>
          <w:rFonts w:hint="eastAsia"/>
        </w:rPr>
        <w:t>是不是可能因自己业务会收集个人信息？如果是的话，是不是补充写下这段，请要求开发者保证个人信息权利。</w:t>
      </w:r>
    </w:p>
    <w:p w14:paraId="457101DE" w14:textId="181AEEF7" w:rsidR="00DC59EF" w:rsidRPr="00DC59EF" w:rsidRDefault="00DC59EF">
      <w:pPr>
        <w:pStyle w:val="aff5"/>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C84251" w15:done="0"/>
  <w15:commentEx w15:paraId="2B2120DF" w15:done="0"/>
  <w15:commentEx w15:paraId="457101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EE1117" w16cex:dateUtc="2026-06-30T01:55:00Z"/>
  <w16cex:commentExtensible w16cex:durableId="2DEE1195" w16cex:dateUtc="2026-06-30T01:57:00Z"/>
  <w16cex:commentExtensible w16cex:durableId="2DEE11C1" w16cex:dateUtc="2026-06-30T0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C84251" w16cid:durableId="2DEE1117"/>
  <w16cid:commentId w16cid:paraId="2B2120DF" w16cid:durableId="2DEE1195"/>
  <w16cid:commentId w16cid:paraId="457101DE" w16cid:durableId="2DEE11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64DF1" w14:textId="77777777" w:rsidR="00600132" w:rsidRDefault="00600132">
      <w:r>
        <w:separator/>
      </w:r>
    </w:p>
  </w:endnote>
  <w:endnote w:type="continuationSeparator" w:id="0">
    <w:p w14:paraId="4642B128" w14:textId="77777777" w:rsidR="00600132" w:rsidRDefault="00600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C4019" w14:textId="77777777" w:rsidR="00D549FE" w:rsidRDefault="00D549FE">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3542D" w14:textId="77777777" w:rsidR="00D549FE" w:rsidRDefault="00D549FE">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250AE" w14:textId="77777777" w:rsidR="00600132" w:rsidRDefault="00600132">
      <w:r>
        <w:separator/>
      </w:r>
    </w:p>
  </w:footnote>
  <w:footnote w:type="continuationSeparator" w:id="0">
    <w:p w14:paraId="589443A5" w14:textId="77777777" w:rsidR="00600132" w:rsidRDefault="006001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E82C7" w14:textId="77777777" w:rsidR="00D549FE" w:rsidRDefault="00D549FE">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F3FC6" w14:textId="77777777" w:rsidR="00D549FE" w:rsidRDefault="00D549FE">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A0F9D2"/>
    <w:lvl w:ilvl="0">
      <w:start w:val="1"/>
      <w:numFmt w:val="decimal"/>
      <w:pStyle w:val="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30"/>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20"/>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059E2443"/>
    <w:multiLevelType w:val="hybridMultilevel"/>
    <w:tmpl w:val="9618ADBC"/>
    <w:lvl w:ilvl="0" w:tplc="33EAF05E">
      <w:start w:val="1"/>
      <w:numFmt w:val="decimal"/>
      <w:pStyle w:val="ItemStep"/>
      <w:lvlText w:val="%1."/>
      <w:lvlJc w:val="left"/>
      <w:pPr>
        <w:ind w:left="420" w:hanging="420"/>
      </w:pPr>
      <w:rPr>
        <w:rFonts w:ascii="Times New Roman" w:hAnsi="Times New Roman" w:cs="Book Antiqua" w:hint="default"/>
        <w:b w:val="0"/>
        <w:bCs/>
        <w:i w:val="0"/>
        <w:iCs w:val="0"/>
        <w:sz w:val="21"/>
        <w:szCs w:val="21"/>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8194C5F"/>
    <w:multiLevelType w:val="hybridMultilevel"/>
    <w:tmpl w:val="D28CC260"/>
    <w:lvl w:ilvl="0" w:tplc="8614490A">
      <w:start w:val="1"/>
      <w:numFmt w:val="decimal"/>
      <w:lvlText w:val="%1."/>
      <w:lvlJc w:val="left"/>
      <w:pPr>
        <w:ind w:left="420" w:hanging="420"/>
      </w:pPr>
      <w:rPr>
        <w:rFonts w:ascii="微软雅黑" w:eastAsia="微软雅黑" w:hAnsi="微软雅黑"/>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EDB2900"/>
    <w:multiLevelType w:val="hybridMultilevel"/>
    <w:tmpl w:val="1698331E"/>
    <w:lvl w:ilvl="0" w:tplc="6B308656">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13" w15:restartNumberingAfterBreak="0">
    <w:nsid w:val="13A674F3"/>
    <w:multiLevelType w:val="hybridMultilevel"/>
    <w:tmpl w:val="04DAA2B6"/>
    <w:lvl w:ilvl="0" w:tplc="07407EFC">
      <w:start w:val="1"/>
      <w:numFmt w:val="bullet"/>
      <w:pStyle w:val="NotesTextListinTable"/>
      <w:lvlText w:val=""/>
      <w:lvlJc w:val="left"/>
      <w:pPr>
        <w:tabs>
          <w:tab w:val="num" w:pos="340"/>
        </w:tabs>
        <w:ind w:left="340" w:hanging="170"/>
      </w:pPr>
      <w:rPr>
        <w:rFonts w:ascii="Wingdings" w:hAnsi="Wingdings" w:hint="default"/>
        <w:color w:val="auto"/>
        <w:spacing w:val="0"/>
        <w:w w:val="100"/>
        <w:position w:val="1"/>
        <w:sz w:val="13"/>
        <w:szCs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171657A1"/>
    <w:multiLevelType w:val="multilevel"/>
    <w:tmpl w:val="C83423D0"/>
    <w:lvl w:ilvl="0">
      <w:start w:val="1"/>
      <w:numFmt w:val="decimal"/>
      <w:pStyle w:val="1"/>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21"/>
      <w:suff w:val="nothing"/>
      <w:lvlText w:val="%1.%2 "/>
      <w:lvlJc w:val="left"/>
      <w:pPr>
        <w:ind w:left="0" w:firstLine="0"/>
      </w:pPr>
      <w:rPr>
        <w:rFonts w:ascii="Book Antiqua" w:eastAsia="黑体" w:hAnsi="Book Antiqua" w:cs="Book Antiqua" w:hint="default"/>
        <w:b/>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31"/>
      <w:suff w:val="nothing"/>
      <w:lvlText w:val="%1.%2.%3 "/>
      <w:lvlJc w:val="left"/>
      <w:pPr>
        <w:ind w:left="0" w:firstLine="0"/>
      </w:pPr>
      <w:rPr>
        <w:rFonts w:ascii="Book Antiqua" w:eastAsia="黑体" w:hAnsi="Book Antiqua" w:cs="Book Antiqua" w:hint="default"/>
        <w:b/>
        <w:bCs/>
        <w:i w:val="0"/>
        <w:iCs w:val="0"/>
        <w:caps w:val="0"/>
        <w:strike w:val="0"/>
        <w:dstrike w:val="0"/>
        <w:outline w:val="0"/>
        <w:shadow w:val="0"/>
        <w:emboss w:val="0"/>
        <w:imprint w:val="0"/>
        <w:snapToGrid w:val="0"/>
        <w:vanish w:val="0"/>
        <w:kern w:val="0"/>
        <w:sz w:val="32"/>
        <w:szCs w:val="32"/>
        <w:vertAlign w:val="baseline"/>
      </w:rPr>
    </w:lvl>
    <w:lvl w:ilvl="3">
      <w:start w:val="1"/>
      <w:numFmt w:val="decimal"/>
      <w:lvlRestart w:val="1"/>
      <w:pStyle w:val="41"/>
      <w:suff w:val="nothing"/>
      <w:lvlText w:val="%1.%2.%3.%4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sz w:val="28"/>
        <w:szCs w:val="28"/>
        <w:vertAlign w:val="baseline"/>
      </w:rPr>
    </w:lvl>
    <w:lvl w:ilvl="4">
      <w:start w:val="1"/>
      <w:numFmt w:val="decimal"/>
      <w:lvlRestart w:val="1"/>
      <w:pStyle w:val="51"/>
      <w:suff w:val="nothing"/>
      <w:lvlText w:val="%1.%2.%3.%4.%5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sz w:val="24"/>
        <w:szCs w:val="24"/>
        <w:vertAlign w:val="baseline"/>
      </w:rPr>
    </w:lvl>
    <w:lvl w:ilvl="5">
      <w:start w:val="1"/>
      <w:numFmt w:val="none"/>
      <w:pStyle w:val="BlockLabel"/>
      <w:suff w:val="nothing"/>
      <w:lvlText w:val=""/>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6">
      <w:start w:val="1"/>
      <w:numFmt w:val="decimal"/>
      <w:pStyle w:val="Step"/>
      <w:lvlText w:val="Step %7"/>
      <w:lvlJc w:val="right"/>
      <w:pPr>
        <w:tabs>
          <w:tab w:val="num" w:pos="1701"/>
        </w:tabs>
        <w:ind w:left="1701" w:hanging="159"/>
      </w:pPr>
      <w:rPr>
        <w:rFonts w:ascii="Book Antiqua" w:hAnsi="Book Antiqua" w:cs="Times New Roman" w:hint="default"/>
        <w:b/>
        <w:bCs/>
        <w:i w:val="0"/>
        <w:iCs w:val="0"/>
        <w:color w:val="auto"/>
        <w:sz w:val="21"/>
        <w:szCs w:val="21"/>
      </w:rPr>
    </w:lvl>
    <w:lvl w:ilvl="7">
      <w:start w:val="1"/>
      <w:numFmt w:val="decimal"/>
      <w:lvlRestart w:val="1"/>
      <w:pStyle w:val="FigureDescription"/>
      <w:suff w:val="space"/>
      <w:lvlText w:val="Figure %1-%8"/>
      <w:lvlJc w:val="left"/>
      <w:pPr>
        <w:ind w:left="1701" w:firstLine="0"/>
      </w:pPr>
      <w:rPr>
        <w:rFonts w:ascii="Times New Roman" w:hAnsi="Times New Roman" w:cs="Book Antiqua" w:hint="default"/>
        <w:b/>
        <w:bCs/>
        <w:i w:val="0"/>
        <w:iCs w:val="0"/>
        <w:strike w:val="0"/>
        <w:dstrike w:val="0"/>
        <w:outline w:val="0"/>
        <w:shadow w:val="0"/>
        <w:emboss w:val="0"/>
        <w:imprint w:val="0"/>
        <w:color w:val="auto"/>
        <w:sz w:val="21"/>
        <w:szCs w:val="21"/>
        <w:vertAlign w:val="baseline"/>
      </w:rPr>
    </w:lvl>
    <w:lvl w:ilvl="8">
      <w:start w:val="1"/>
      <w:numFmt w:val="decimal"/>
      <w:lvlRestart w:val="1"/>
      <w:pStyle w:val="TableDescription"/>
      <w:suff w:val="space"/>
      <w:lvlText w:val="Table %1-%9"/>
      <w:lvlJc w:val="left"/>
      <w:pPr>
        <w:ind w:left="1701" w:firstLine="0"/>
      </w:pPr>
      <w:rPr>
        <w:rFonts w:ascii="Times New Roman" w:eastAsia="黑体" w:hAnsi="Times New Roman" w:hint="default"/>
        <w:b/>
        <w:bCs/>
        <w:i w:val="0"/>
        <w:iCs w:val="0"/>
        <w:color w:val="auto"/>
        <w:sz w:val="21"/>
        <w:szCs w:val="21"/>
      </w:rPr>
    </w:lvl>
  </w:abstractNum>
  <w:abstractNum w:abstractNumId="15" w15:restartNumberingAfterBreak="0">
    <w:nsid w:val="228155B2"/>
    <w:multiLevelType w:val="hybridMultilevel"/>
    <w:tmpl w:val="211ECE54"/>
    <w:lvl w:ilvl="0" w:tplc="04090001">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16" w15:restartNumberingAfterBreak="0">
    <w:nsid w:val="23B92005"/>
    <w:multiLevelType w:val="hybridMultilevel"/>
    <w:tmpl w:val="F5E05ACC"/>
    <w:lvl w:ilvl="0" w:tplc="B4522A24">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27785818"/>
    <w:multiLevelType w:val="hybridMultilevel"/>
    <w:tmpl w:val="ADA4F96C"/>
    <w:lvl w:ilvl="0" w:tplc="0409000F">
      <w:start w:val="1"/>
      <w:numFmt w:val="decimal"/>
      <w:lvlText w:val="%1."/>
      <w:lvlJc w:val="left"/>
      <w:pPr>
        <w:ind w:left="1962" w:hanging="420"/>
      </w:pPr>
    </w:lvl>
    <w:lvl w:ilvl="1" w:tplc="04090019" w:tentative="1">
      <w:start w:val="1"/>
      <w:numFmt w:val="lowerLetter"/>
      <w:lvlText w:val="%2)"/>
      <w:lvlJc w:val="left"/>
      <w:pPr>
        <w:ind w:left="2382" w:hanging="420"/>
      </w:pPr>
    </w:lvl>
    <w:lvl w:ilvl="2" w:tplc="0409001B" w:tentative="1">
      <w:start w:val="1"/>
      <w:numFmt w:val="lowerRoman"/>
      <w:lvlText w:val="%3."/>
      <w:lvlJc w:val="right"/>
      <w:pPr>
        <w:ind w:left="2802" w:hanging="420"/>
      </w:pPr>
    </w:lvl>
    <w:lvl w:ilvl="3" w:tplc="0409000F" w:tentative="1">
      <w:start w:val="1"/>
      <w:numFmt w:val="decimal"/>
      <w:lvlText w:val="%4."/>
      <w:lvlJc w:val="left"/>
      <w:pPr>
        <w:ind w:left="3222" w:hanging="420"/>
      </w:pPr>
    </w:lvl>
    <w:lvl w:ilvl="4" w:tplc="04090019" w:tentative="1">
      <w:start w:val="1"/>
      <w:numFmt w:val="lowerLetter"/>
      <w:lvlText w:val="%5)"/>
      <w:lvlJc w:val="left"/>
      <w:pPr>
        <w:ind w:left="3642" w:hanging="420"/>
      </w:pPr>
    </w:lvl>
    <w:lvl w:ilvl="5" w:tplc="0409001B" w:tentative="1">
      <w:start w:val="1"/>
      <w:numFmt w:val="lowerRoman"/>
      <w:lvlText w:val="%6."/>
      <w:lvlJc w:val="right"/>
      <w:pPr>
        <w:ind w:left="4062" w:hanging="420"/>
      </w:pPr>
    </w:lvl>
    <w:lvl w:ilvl="6" w:tplc="0409000F" w:tentative="1">
      <w:start w:val="1"/>
      <w:numFmt w:val="decimal"/>
      <w:lvlText w:val="%7."/>
      <w:lvlJc w:val="left"/>
      <w:pPr>
        <w:ind w:left="4482" w:hanging="420"/>
      </w:pPr>
    </w:lvl>
    <w:lvl w:ilvl="7" w:tplc="04090019" w:tentative="1">
      <w:start w:val="1"/>
      <w:numFmt w:val="lowerLetter"/>
      <w:lvlText w:val="%8)"/>
      <w:lvlJc w:val="left"/>
      <w:pPr>
        <w:ind w:left="4902" w:hanging="420"/>
      </w:pPr>
    </w:lvl>
    <w:lvl w:ilvl="8" w:tplc="0409001B" w:tentative="1">
      <w:start w:val="1"/>
      <w:numFmt w:val="lowerRoman"/>
      <w:lvlText w:val="%9."/>
      <w:lvlJc w:val="right"/>
      <w:pPr>
        <w:ind w:left="5322" w:hanging="420"/>
      </w:pPr>
    </w:lvl>
  </w:abstractNum>
  <w:abstractNum w:abstractNumId="18" w15:restartNumberingAfterBreak="0">
    <w:nsid w:val="2831171A"/>
    <w:multiLevelType w:val="hybridMultilevel"/>
    <w:tmpl w:val="08FC1696"/>
    <w:lvl w:ilvl="0" w:tplc="C0E6F280">
      <w:start w:val="1"/>
      <w:numFmt w:val="bullet"/>
      <w:lvlText w:val=""/>
      <w:lvlJc w:val="left"/>
      <w:pPr>
        <w:ind w:left="420" w:hanging="420"/>
      </w:pPr>
      <w:rPr>
        <w:rFonts w:ascii="Wingdings" w:hAnsi="Wingdings" w:hint="default"/>
        <w:color w:val="auto"/>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42A046D5"/>
    <w:multiLevelType w:val="multilevel"/>
    <w:tmpl w:val="04090023"/>
    <w:styleLink w:val="a1"/>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42CF4755"/>
    <w:multiLevelType w:val="hybridMultilevel"/>
    <w:tmpl w:val="1A940A0E"/>
    <w:lvl w:ilvl="0" w:tplc="0602B598">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2"/>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3"/>
      <w:suff w:val="space"/>
      <w:lvlText w:val="表%9"/>
      <w:lvlJc w:val="center"/>
      <w:pPr>
        <w:ind w:left="0" w:firstLine="0"/>
      </w:pPr>
      <w:rPr>
        <w:rFonts w:ascii="Arial" w:eastAsia="黑体" w:hAnsi="Arial" w:hint="default"/>
        <w:b w:val="0"/>
        <w:i w:val="0"/>
        <w:sz w:val="18"/>
        <w:szCs w:val="18"/>
      </w:rPr>
    </w:lvl>
  </w:abstractNum>
  <w:abstractNum w:abstractNumId="23" w15:restartNumberingAfterBreak="0">
    <w:nsid w:val="463C3DB5"/>
    <w:multiLevelType w:val="hybridMultilevel"/>
    <w:tmpl w:val="2668DBD8"/>
    <w:lvl w:ilvl="0" w:tplc="3ECC9E86">
      <w:start w:val="1"/>
      <w:numFmt w:val="decimal"/>
      <w:pStyle w:val="ItemStepinTable"/>
      <w:lvlText w:val="%1."/>
      <w:lvlJc w:val="left"/>
      <w:pPr>
        <w:tabs>
          <w:tab w:val="num" w:pos="284"/>
        </w:tabs>
        <w:ind w:left="284" w:hanging="284"/>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4DDA66D1"/>
    <w:multiLevelType w:val="multilevel"/>
    <w:tmpl w:val="825C87C0"/>
    <w:lvl w:ilvl="0">
      <w:start w:val="1"/>
      <w:numFmt w:val="upperLetter"/>
      <w:pStyle w:val="Appendixheading1"/>
      <w:suff w:val="nothing"/>
      <w:lvlText w:val="%1 "/>
      <w:lvlJc w:val="left"/>
      <w:pPr>
        <w:ind w:left="0" w:firstLine="0"/>
      </w:pPr>
      <w:rPr>
        <w:rFonts w:ascii="Book Antiqua"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Appendixheading2"/>
      <w:suff w:val="nothing"/>
      <w:lvlText w:val="%1.%2  "/>
      <w:lvlJc w:val="left"/>
      <w:pPr>
        <w:ind w:left="0" w:firstLine="0"/>
      </w:pPr>
      <w:rPr>
        <w:rFonts w:ascii="Book Antiqua" w:hAnsi="Book Antiqua" w:cs="Book Antiqua" w:hint="default"/>
        <w:b/>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Appendixheading3"/>
      <w:suff w:val="nothing"/>
      <w:lvlText w:val="%1.%2.%3  "/>
      <w:lvlJc w:val="left"/>
      <w:pPr>
        <w:ind w:left="0" w:firstLine="0"/>
      </w:pPr>
      <w:rPr>
        <w:rFonts w:ascii="Book Antiqua" w:hAnsi="Book Antiqua" w:cs="Book Antiqua" w:hint="default"/>
        <w:b/>
        <w:bCs/>
        <w:i w:val="0"/>
        <w:iCs w:val="0"/>
        <w:caps w:val="0"/>
        <w:strike w:val="0"/>
        <w:dstrike w:val="0"/>
        <w:outline w:val="0"/>
        <w:shadow w:val="0"/>
        <w:emboss w:val="0"/>
        <w:imprint w:val="0"/>
        <w:snapToGrid w:val="0"/>
        <w:vanish w:val="0"/>
        <w:kern w:val="0"/>
        <w:sz w:val="32"/>
        <w:szCs w:val="32"/>
        <w:vertAlign w:val="baseline"/>
      </w:rPr>
    </w:lvl>
    <w:lvl w:ilvl="3">
      <w:start w:val="1"/>
      <w:numFmt w:val="decimal"/>
      <w:pStyle w:val="Appendixheading4"/>
      <w:suff w:val="nothing"/>
      <w:lvlText w:val="%1.%2.%3.%4  "/>
      <w:lvlJc w:val="left"/>
      <w:pPr>
        <w:ind w:left="0" w:firstLine="0"/>
      </w:pPr>
      <w:rPr>
        <w:rFonts w:ascii="Book Antiqua" w:hAnsi="Book Antiqua" w:cs="Book Antiqua" w:hint="default"/>
        <w:b/>
        <w:bCs/>
        <w:i w:val="0"/>
        <w:iCs w:val="0"/>
        <w:caps w:val="0"/>
        <w:strike w:val="0"/>
        <w:dstrike w:val="0"/>
        <w:outline w:val="0"/>
        <w:shadow w:val="0"/>
        <w:emboss w:val="0"/>
        <w:imprint w:val="0"/>
        <w:snapToGrid w:val="0"/>
        <w:vanish w:val="0"/>
        <w:kern w:val="0"/>
        <w:sz w:val="28"/>
        <w:szCs w:val="28"/>
        <w:vertAlign w:val="baseline"/>
      </w:rPr>
    </w:lvl>
    <w:lvl w:ilvl="4">
      <w:start w:val="1"/>
      <w:numFmt w:val="decimal"/>
      <w:pStyle w:val="Appendixheading5"/>
      <w:suff w:val="nothing"/>
      <w:lvlText w:val="%1.%2.%3.%4.%5  "/>
      <w:lvlJc w:val="left"/>
      <w:pPr>
        <w:ind w:left="0" w:firstLine="0"/>
      </w:pPr>
      <w:rPr>
        <w:rFonts w:ascii="Book Antiqua" w:hAnsi="Book Antiqua" w:cs="Book Antiqua" w:hint="default"/>
        <w:b/>
        <w:bCs/>
        <w:i w:val="0"/>
        <w:iCs w:val="0"/>
        <w:caps w:val="0"/>
        <w:strike w:val="0"/>
        <w:dstrike w:val="0"/>
        <w:outline w:val="0"/>
        <w:shadow w:val="0"/>
        <w:emboss w:val="0"/>
        <w:imprint w:val="0"/>
        <w:snapToGrid w:val="0"/>
        <w:vanish w:val="0"/>
        <w:kern w:val="0"/>
        <w:sz w:val="24"/>
        <w:szCs w:val="24"/>
        <w:vertAlign w:val="baseline"/>
      </w:rPr>
    </w:lvl>
    <w:lvl w:ilvl="5">
      <w:start w:val="1"/>
      <w:numFmt w:val="decimal"/>
      <w:lvlText w:val="Step %6"/>
      <w:lvlJc w:val="right"/>
      <w:pPr>
        <w:tabs>
          <w:tab w:val="num" w:pos="1701"/>
        </w:tabs>
        <w:ind w:left="1701" w:hanging="159"/>
      </w:pPr>
      <w:rPr>
        <w:rFonts w:ascii="Book Antiqua" w:hAnsi="Book Antiqua" w:cs="Times New Roman" w:hint="default"/>
        <w:b/>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Figure %1-%8"/>
      <w:lvlJc w:val="left"/>
      <w:pPr>
        <w:ind w:left="1701" w:firstLine="0"/>
      </w:pPr>
      <w:rPr>
        <w:rFonts w:ascii="Times New Roman" w:hAnsi="Times New Roman" w:cs="Book Antiqua" w:hint="default"/>
        <w:b/>
        <w:bCs/>
        <w:i w:val="0"/>
        <w:iCs w:val="0"/>
        <w:sz w:val="21"/>
        <w:szCs w:val="21"/>
        <w:u w:val="none"/>
      </w:rPr>
    </w:lvl>
    <w:lvl w:ilvl="8">
      <w:start w:val="1"/>
      <w:numFmt w:val="decimal"/>
      <w:lvlRestart w:val="1"/>
      <w:pStyle w:val="TableDescriptioninAppendix"/>
      <w:suff w:val="space"/>
      <w:lvlText w:val="Table %1-%9"/>
      <w:lvlJc w:val="left"/>
      <w:pPr>
        <w:ind w:left="1701" w:firstLine="0"/>
      </w:pPr>
      <w:rPr>
        <w:rFonts w:ascii="Times New Roman" w:hAnsi="Times New Roman" w:cs="Book Antiqua" w:hint="default"/>
        <w:b/>
        <w:bCs/>
        <w:i w:val="0"/>
        <w:iCs w:val="0"/>
        <w:strike w:val="0"/>
        <w:dstrike w:val="0"/>
        <w:outline w:val="0"/>
        <w:shadow w:val="0"/>
        <w:emboss w:val="0"/>
        <w:imprint w:val="0"/>
        <w:color w:val="auto"/>
        <w:sz w:val="21"/>
        <w:szCs w:val="21"/>
        <w:vertAlign w:val="baseline"/>
      </w:rPr>
    </w:lvl>
  </w:abstractNum>
  <w:abstractNum w:abstractNumId="25" w15:restartNumberingAfterBreak="0">
    <w:nsid w:val="549F2F8A"/>
    <w:multiLevelType w:val="multilevel"/>
    <w:tmpl w:val="1B8C34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412563D"/>
    <w:multiLevelType w:val="hybridMultilevel"/>
    <w:tmpl w:val="D0DE76AC"/>
    <w:lvl w:ilvl="0" w:tplc="33EC6D9A">
      <w:start w:val="1"/>
      <w:numFmt w:val="bullet"/>
      <w:lvlText w:val=""/>
      <w:lvlJc w:val="left"/>
      <w:pPr>
        <w:ind w:left="420" w:hanging="420"/>
      </w:pPr>
      <w:rPr>
        <w:rFonts w:ascii="Wingdings" w:hAnsi="Wingdings" w:hint="default"/>
        <w:color w:val="auto"/>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C066CFC"/>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8" w15:restartNumberingAfterBreak="0">
    <w:nsid w:val="6E230785"/>
    <w:multiLevelType w:val="hybridMultilevel"/>
    <w:tmpl w:val="21BCB028"/>
    <w:lvl w:ilvl="0" w:tplc="47981EF0">
      <w:start w:val="1"/>
      <w:numFmt w:val="bullet"/>
      <w:pStyle w:val="ItemListinTable"/>
      <w:lvlText w:val=""/>
      <w:lvlJc w:val="left"/>
      <w:pPr>
        <w:tabs>
          <w:tab w:val="num" w:pos="170"/>
        </w:tabs>
        <w:ind w:left="170" w:hanging="170"/>
      </w:pPr>
      <w:rPr>
        <w:rFonts w:ascii="Wingdings" w:eastAsia="宋体" w:hAnsi="Wingdings" w:hint="default"/>
        <w:b w:val="0"/>
        <w:i w:val="0"/>
        <w:color w:val="auto"/>
        <w:position w:val="3"/>
        <w:sz w:val="13"/>
        <w:szCs w:val="13"/>
      </w:rPr>
    </w:lvl>
    <w:lvl w:ilvl="1" w:tplc="D9924BD4" w:tentative="1">
      <w:start w:val="1"/>
      <w:numFmt w:val="bullet"/>
      <w:lvlText w:val=""/>
      <w:lvlJc w:val="left"/>
      <w:pPr>
        <w:tabs>
          <w:tab w:val="num" w:pos="840"/>
        </w:tabs>
        <w:ind w:left="840" w:hanging="420"/>
      </w:pPr>
      <w:rPr>
        <w:rFonts w:ascii="Wingdings" w:hAnsi="Wingdings" w:hint="default"/>
      </w:rPr>
    </w:lvl>
    <w:lvl w:ilvl="2" w:tplc="67CEA842" w:tentative="1">
      <w:start w:val="1"/>
      <w:numFmt w:val="bullet"/>
      <w:lvlText w:val=""/>
      <w:lvlJc w:val="left"/>
      <w:pPr>
        <w:tabs>
          <w:tab w:val="num" w:pos="1260"/>
        </w:tabs>
        <w:ind w:left="1260" w:hanging="420"/>
      </w:pPr>
      <w:rPr>
        <w:rFonts w:ascii="Wingdings" w:hAnsi="Wingdings" w:hint="default"/>
      </w:rPr>
    </w:lvl>
    <w:lvl w:ilvl="3" w:tplc="75547438" w:tentative="1">
      <w:start w:val="1"/>
      <w:numFmt w:val="bullet"/>
      <w:lvlText w:val=""/>
      <w:lvlJc w:val="left"/>
      <w:pPr>
        <w:tabs>
          <w:tab w:val="num" w:pos="1680"/>
        </w:tabs>
        <w:ind w:left="1680" w:hanging="420"/>
      </w:pPr>
      <w:rPr>
        <w:rFonts w:ascii="Wingdings" w:hAnsi="Wingdings" w:hint="default"/>
      </w:rPr>
    </w:lvl>
    <w:lvl w:ilvl="4" w:tplc="21482CF2" w:tentative="1">
      <w:start w:val="1"/>
      <w:numFmt w:val="bullet"/>
      <w:lvlText w:val=""/>
      <w:lvlJc w:val="left"/>
      <w:pPr>
        <w:tabs>
          <w:tab w:val="num" w:pos="2100"/>
        </w:tabs>
        <w:ind w:left="2100" w:hanging="420"/>
      </w:pPr>
      <w:rPr>
        <w:rFonts w:ascii="Wingdings" w:hAnsi="Wingdings" w:hint="default"/>
      </w:rPr>
    </w:lvl>
    <w:lvl w:ilvl="5" w:tplc="9A52E0CA" w:tentative="1">
      <w:start w:val="1"/>
      <w:numFmt w:val="bullet"/>
      <w:lvlText w:val=""/>
      <w:lvlJc w:val="left"/>
      <w:pPr>
        <w:tabs>
          <w:tab w:val="num" w:pos="2520"/>
        </w:tabs>
        <w:ind w:left="2520" w:hanging="420"/>
      </w:pPr>
      <w:rPr>
        <w:rFonts w:ascii="Wingdings" w:hAnsi="Wingdings" w:hint="default"/>
      </w:rPr>
    </w:lvl>
    <w:lvl w:ilvl="6" w:tplc="5B6E15EA" w:tentative="1">
      <w:start w:val="1"/>
      <w:numFmt w:val="bullet"/>
      <w:lvlText w:val=""/>
      <w:lvlJc w:val="left"/>
      <w:pPr>
        <w:tabs>
          <w:tab w:val="num" w:pos="2940"/>
        </w:tabs>
        <w:ind w:left="2940" w:hanging="420"/>
      </w:pPr>
      <w:rPr>
        <w:rFonts w:ascii="Wingdings" w:hAnsi="Wingdings" w:hint="default"/>
      </w:rPr>
    </w:lvl>
    <w:lvl w:ilvl="7" w:tplc="3AE28376" w:tentative="1">
      <w:start w:val="1"/>
      <w:numFmt w:val="bullet"/>
      <w:lvlText w:val=""/>
      <w:lvlJc w:val="left"/>
      <w:pPr>
        <w:tabs>
          <w:tab w:val="num" w:pos="3360"/>
        </w:tabs>
        <w:ind w:left="3360" w:hanging="420"/>
      </w:pPr>
      <w:rPr>
        <w:rFonts w:ascii="Wingdings" w:hAnsi="Wingdings" w:hint="default"/>
      </w:rPr>
    </w:lvl>
    <w:lvl w:ilvl="8" w:tplc="B32AF4E8" w:tentative="1">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736F4885"/>
    <w:multiLevelType w:val="hybridMultilevel"/>
    <w:tmpl w:val="23B2CB1A"/>
    <w:lvl w:ilvl="0" w:tplc="0409000F">
      <w:start w:val="1"/>
      <w:numFmt w:val="decimal"/>
      <w:lvlText w:val="%1."/>
      <w:lvlJc w:val="left"/>
      <w:pPr>
        <w:ind w:left="1962" w:hanging="420"/>
      </w:pPr>
    </w:lvl>
    <w:lvl w:ilvl="1" w:tplc="04090019" w:tentative="1">
      <w:start w:val="1"/>
      <w:numFmt w:val="lowerLetter"/>
      <w:lvlText w:val="%2)"/>
      <w:lvlJc w:val="left"/>
      <w:pPr>
        <w:ind w:left="2382" w:hanging="420"/>
      </w:pPr>
    </w:lvl>
    <w:lvl w:ilvl="2" w:tplc="0409001B" w:tentative="1">
      <w:start w:val="1"/>
      <w:numFmt w:val="lowerRoman"/>
      <w:lvlText w:val="%3."/>
      <w:lvlJc w:val="right"/>
      <w:pPr>
        <w:ind w:left="2802" w:hanging="420"/>
      </w:pPr>
    </w:lvl>
    <w:lvl w:ilvl="3" w:tplc="0409000F" w:tentative="1">
      <w:start w:val="1"/>
      <w:numFmt w:val="decimal"/>
      <w:lvlText w:val="%4."/>
      <w:lvlJc w:val="left"/>
      <w:pPr>
        <w:ind w:left="3222" w:hanging="420"/>
      </w:pPr>
    </w:lvl>
    <w:lvl w:ilvl="4" w:tplc="04090019" w:tentative="1">
      <w:start w:val="1"/>
      <w:numFmt w:val="lowerLetter"/>
      <w:lvlText w:val="%5)"/>
      <w:lvlJc w:val="left"/>
      <w:pPr>
        <w:ind w:left="3642" w:hanging="420"/>
      </w:pPr>
    </w:lvl>
    <w:lvl w:ilvl="5" w:tplc="0409001B" w:tentative="1">
      <w:start w:val="1"/>
      <w:numFmt w:val="lowerRoman"/>
      <w:lvlText w:val="%6."/>
      <w:lvlJc w:val="right"/>
      <w:pPr>
        <w:ind w:left="4062" w:hanging="420"/>
      </w:pPr>
    </w:lvl>
    <w:lvl w:ilvl="6" w:tplc="0409000F" w:tentative="1">
      <w:start w:val="1"/>
      <w:numFmt w:val="decimal"/>
      <w:lvlText w:val="%7."/>
      <w:lvlJc w:val="left"/>
      <w:pPr>
        <w:ind w:left="4482" w:hanging="420"/>
      </w:pPr>
    </w:lvl>
    <w:lvl w:ilvl="7" w:tplc="04090019" w:tentative="1">
      <w:start w:val="1"/>
      <w:numFmt w:val="lowerLetter"/>
      <w:lvlText w:val="%8)"/>
      <w:lvlJc w:val="left"/>
      <w:pPr>
        <w:ind w:left="4902" w:hanging="420"/>
      </w:pPr>
    </w:lvl>
    <w:lvl w:ilvl="8" w:tplc="0409001B" w:tentative="1">
      <w:start w:val="1"/>
      <w:numFmt w:val="lowerRoman"/>
      <w:lvlText w:val="%9."/>
      <w:lvlJc w:val="right"/>
      <w:pPr>
        <w:ind w:left="5322" w:hanging="420"/>
      </w:pPr>
    </w:lvl>
  </w:abstractNum>
  <w:num w:numId="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20"/>
  </w:num>
  <w:num w:numId="13">
    <w:abstractNumId w:val="19"/>
  </w:num>
  <w:num w:numId="14">
    <w:abstractNumId w:val="27"/>
  </w:num>
  <w:num w:numId="15">
    <w:abstractNumId w:val="24"/>
  </w:num>
  <w:num w:numId="16">
    <w:abstractNumId w:val="23"/>
  </w:num>
  <w:num w:numId="17">
    <w:abstractNumId w:val="12"/>
  </w:num>
  <w:num w:numId="18">
    <w:abstractNumId w:val="17"/>
  </w:num>
  <w:num w:numId="19">
    <w:abstractNumId w:val="29"/>
  </w:num>
  <w:num w:numId="20">
    <w:abstractNumId w:val="28"/>
  </w:num>
  <w:num w:numId="21">
    <w:abstractNumId w:val="21"/>
  </w:num>
  <w:num w:numId="22">
    <w:abstractNumId w:val="13"/>
  </w:num>
  <w:num w:numId="23">
    <w:abstractNumId w:val="16"/>
  </w:num>
  <w:num w:numId="24">
    <w:abstractNumId w:val="14"/>
  </w:num>
  <w:num w:numId="25">
    <w:abstractNumId w:val="10"/>
  </w:num>
  <w:num w:numId="26">
    <w:abstractNumId w:val="15"/>
  </w:num>
  <w:num w:numId="27">
    <w:abstractNumId w:val="11"/>
  </w:num>
  <w:num w:numId="28">
    <w:abstractNumId w:val="25"/>
  </w:num>
  <w:num w:numId="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6"/>
  </w:num>
  <w:num w:numId="31">
    <w:abstractNumId w:val="18"/>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ixiaohui (Madeline)">
    <w15:presenceInfo w15:providerId="AD" w15:userId="S-1-5-21-147214757-305610072-1517763936-5146460"/>
  </w15:person>
  <w15:person w15:author="zhangtinwei">
    <w15:presenceInfo w15:providerId="AD" w15:userId="S-1-5-21-147214757-305610072-1517763936-97022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BA"/>
    <w:rsid w:val="0000193D"/>
    <w:rsid w:val="0001259D"/>
    <w:rsid w:val="000126FE"/>
    <w:rsid w:val="00014174"/>
    <w:rsid w:val="0002001D"/>
    <w:rsid w:val="00020198"/>
    <w:rsid w:val="0002496F"/>
    <w:rsid w:val="00024EF0"/>
    <w:rsid w:val="00035469"/>
    <w:rsid w:val="00036F0D"/>
    <w:rsid w:val="00042155"/>
    <w:rsid w:val="00042FC9"/>
    <w:rsid w:val="0004378C"/>
    <w:rsid w:val="00044822"/>
    <w:rsid w:val="00046840"/>
    <w:rsid w:val="000619F9"/>
    <w:rsid w:val="00072E9D"/>
    <w:rsid w:val="000753E0"/>
    <w:rsid w:val="00075501"/>
    <w:rsid w:val="00075DB4"/>
    <w:rsid w:val="00076A39"/>
    <w:rsid w:val="000820E4"/>
    <w:rsid w:val="00085191"/>
    <w:rsid w:val="00086843"/>
    <w:rsid w:val="0008696E"/>
    <w:rsid w:val="00086D86"/>
    <w:rsid w:val="00093DF5"/>
    <w:rsid w:val="00095708"/>
    <w:rsid w:val="00095841"/>
    <w:rsid w:val="000A475B"/>
    <w:rsid w:val="000A4A3F"/>
    <w:rsid w:val="000B3A96"/>
    <w:rsid w:val="000B531D"/>
    <w:rsid w:val="000B7821"/>
    <w:rsid w:val="000C2B70"/>
    <w:rsid w:val="000D64CA"/>
    <w:rsid w:val="000E00A8"/>
    <w:rsid w:val="000E2C0F"/>
    <w:rsid w:val="000F642B"/>
    <w:rsid w:val="00100042"/>
    <w:rsid w:val="001009C0"/>
    <w:rsid w:val="0010427B"/>
    <w:rsid w:val="00110B58"/>
    <w:rsid w:val="001127A0"/>
    <w:rsid w:val="00113E53"/>
    <w:rsid w:val="0012175A"/>
    <w:rsid w:val="00122829"/>
    <w:rsid w:val="00125AF4"/>
    <w:rsid w:val="00132AF5"/>
    <w:rsid w:val="00134828"/>
    <w:rsid w:val="001472C2"/>
    <w:rsid w:val="00150F51"/>
    <w:rsid w:val="00152B8F"/>
    <w:rsid w:val="00155829"/>
    <w:rsid w:val="001601EE"/>
    <w:rsid w:val="00162122"/>
    <w:rsid w:val="00166B70"/>
    <w:rsid w:val="00166C60"/>
    <w:rsid w:val="00172F65"/>
    <w:rsid w:val="0017454C"/>
    <w:rsid w:val="00180379"/>
    <w:rsid w:val="00183515"/>
    <w:rsid w:val="00184128"/>
    <w:rsid w:val="0018609B"/>
    <w:rsid w:val="00190F8F"/>
    <w:rsid w:val="00194A41"/>
    <w:rsid w:val="00194DD8"/>
    <w:rsid w:val="00197559"/>
    <w:rsid w:val="001A4EF1"/>
    <w:rsid w:val="001A61E0"/>
    <w:rsid w:val="001B5FF4"/>
    <w:rsid w:val="001C2459"/>
    <w:rsid w:val="001C482E"/>
    <w:rsid w:val="001C4EB6"/>
    <w:rsid w:val="001C71DF"/>
    <w:rsid w:val="001D192D"/>
    <w:rsid w:val="001D1930"/>
    <w:rsid w:val="001E753A"/>
    <w:rsid w:val="001F6A84"/>
    <w:rsid w:val="002009CE"/>
    <w:rsid w:val="00200BEC"/>
    <w:rsid w:val="002043E4"/>
    <w:rsid w:val="00211258"/>
    <w:rsid w:val="00215DF3"/>
    <w:rsid w:val="0022094B"/>
    <w:rsid w:val="00221B1E"/>
    <w:rsid w:val="00224B7C"/>
    <w:rsid w:val="0022597F"/>
    <w:rsid w:val="002348BB"/>
    <w:rsid w:val="00236615"/>
    <w:rsid w:val="002450FB"/>
    <w:rsid w:val="00251BBE"/>
    <w:rsid w:val="002538DB"/>
    <w:rsid w:val="00261FD1"/>
    <w:rsid w:val="0026250A"/>
    <w:rsid w:val="002672E9"/>
    <w:rsid w:val="0027150A"/>
    <w:rsid w:val="002749AF"/>
    <w:rsid w:val="00277C87"/>
    <w:rsid w:val="0028107A"/>
    <w:rsid w:val="0029189E"/>
    <w:rsid w:val="0029439B"/>
    <w:rsid w:val="00296720"/>
    <w:rsid w:val="002A5B8D"/>
    <w:rsid w:val="002B3630"/>
    <w:rsid w:val="002C5018"/>
    <w:rsid w:val="002C551C"/>
    <w:rsid w:val="002C78EE"/>
    <w:rsid w:val="002D00F6"/>
    <w:rsid w:val="002D7C91"/>
    <w:rsid w:val="002E0796"/>
    <w:rsid w:val="002E19FF"/>
    <w:rsid w:val="002E229E"/>
    <w:rsid w:val="002E5152"/>
    <w:rsid w:val="002F35B9"/>
    <w:rsid w:val="002F51ED"/>
    <w:rsid w:val="002F6ECD"/>
    <w:rsid w:val="002F7B1A"/>
    <w:rsid w:val="00304BEB"/>
    <w:rsid w:val="003055E4"/>
    <w:rsid w:val="00307760"/>
    <w:rsid w:val="003124C1"/>
    <w:rsid w:val="00322719"/>
    <w:rsid w:val="00323A35"/>
    <w:rsid w:val="003241F6"/>
    <w:rsid w:val="003255AA"/>
    <w:rsid w:val="003335E8"/>
    <w:rsid w:val="003362CD"/>
    <w:rsid w:val="00337017"/>
    <w:rsid w:val="00341277"/>
    <w:rsid w:val="0034463F"/>
    <w:rsid w:val="003470DF"/>
    <w:rsid w:val="00350148"/>
    <w:rsid w:val="00351B38"/>
    <w:rsid w:val="003546A9"/>
    <w:rsid w:val="00355975"/>
    <w:rsid w:val="0035624B"/>
    <w:rsid w:val="00361F02"/>
    <w:rsid w:val="00362A87"/>
    <w:rsid w:val="003669EB"/>
    <w:rsid w:val="00375B57"/>
    <w:rsid w:val="00376048"/>
    <w:rsid w:val="00380BE6"/>
    <w:rsid w:val="00385AC8"/>
    <w:rsid w:val="003869E4"/>
    <w:rsid w:val="003876AE"/>
    <w:rsid w:val="003920C4"/>
    <w:rsid w:val="003944FF"/>
    <w:rsid w:val="003B185F"/>
    <w:rsid w:val="003B1AAD"/>
    <w:rsid w:val="003D1A99"/>
    <w:rsid w:val="003D2DA6"/>
    <w:rsid w:val="003F2E58"/>
    <w:rsid w:val="003F3A32"/>
    <w:rsid w:val="00400229"/>
    <w:rsid w:val="004126EE"/>
    <w:rsid w:val="004131AC"/>
    <w:rsid w:val="00414D45"/>
    <w:rsid w:val="00422730"/>
    <w:rsid w:val="004227DF"/>
    <w:rsid w:val="0042482E"/>
    <w:rsid w:val="00424F02"/>
    <w:rsid w:val="004253C3"/>
    <w:rsid w:val="00425CF2"/>
    <w:rsid w:val="00425F62"/>
    <w:rsid w:val="00433094"/>
    <w:rsid w:val="00437AC4"/>
    <w:rsid w:val="00442473"/>
    <w:rsid w:val="00442C87"/>
    <w:rsid w:val="00444072"/>
    <w:rsid w:val="00445F6E"/>
    <w:rsid w:val="00452489"/>
    <w:rsid w:val="00455E07"/>
    <w:rsid w:val="00457401"/>
    <w:rsid w:val="00462748"/>
    <w:rsid w:val="00463B96"/>
    <w:rsid w:val="00465442"/>
    <w:rsid w:val="0047346B"/>
    <w:rsid w:val="004775AB"/>
    <w:rsid w:val="00480BA3"/>
    <w:rsid w:val="00486E4B"/>
    <w:rsid w:val="00492BFE"/>
    <w:rsid w:val="004A4D49"/>
    <w:rsid w:val="004A6396"/>
    <w:rsid w:val="004A7198"/>
    <w:rsid w:val="004B4D95"/>
    <w:rsid w:val="004C1024"/>
    <w:rsid w:val="004C4A74"/>
    <w:rsid w:val="004D0E3F"/>
    <w:rsid w:val="004D255C"/>
    <w:rsid w:val="004D42D0"/>
    <w:rsid w:val="004D7405"/>
    <w:rsid w:val="004E2ABA"/>
    <w:rsid w:val="004E3FA1"/>
    <w:rsid w:val="004E4EAB"/>
    <w:rsid w:val="004E694B"/>
    <w:rsid w:val="004E7350"/>
    <w:rsid w:val="004F40CA"/>
    <w:rsid w:val="004F62AC"/>
    <w:rsid w:val="00510775"/>
    <w:rsid w:val="00512524"/>
    <w:rsid w:val="00513EBD"/>
    <w:rsid w:val="00521D93"/>
    <w:rsid w:val="00522067"/>
    <w:rsid w:val="0052233A"/>
    <w:rsid w:val="00524F4E"/>
    <w:rsid w:val="005307B5"/>
    <w:rsid w:val="00530834"/>
    <w:rsid w:val="00534331"/>
    <w:rsid w:val="00534761"/>
    <w:rsid w:val="00534EE2"/>
    <w:rsid w:val="00536055"/>
    <w:rsid w:val="00537051"/>
    <w:rsid w:val="005417E6"/>
    <w:rsid w:val="00542C3F"/>
    <w:rsid w:val="00547266"/>
    <w:rsid w:val="005508B9"/>
    <w:rsid w:val="00552737"/>
    <w:rsid w:val="00552769"/>
    <w:rsid w:val="00554801"/>
    <w:rsid w:val="00565F30"/>
    <w:rsid w:val="005703FE"/>
    <w:rsid w:val="0057207D"/>
    <w:rsid w:val="0057242D"/>
    <w:rsid w:val="00572B0F"/>
    <w:rsid w:val="005802DE"/>
    <w:rsid w:val="0058552E"/>
    <w:rsid w:val="005859E3"/>
    <w:rsid w:val="00590D74"/>
    <w:rsid w:val="005954EC"/>
    <w:rsid w:val="00597FC4"/>
    <w:rsid w:val="005A2B26"/>
    <w:rsid w:val="005A2E15"/>
    <w:rsid w:val="005A33DA"/>
    <w:rsid w:val="005A67FE"/>
    <w:rsid w:val="005A7EEE"/>
    <w:rsid w:val="005B41C9"/>
    <w:rsid w:val="005C0529"/>
    <w:rsid w:val="005C68F9"/>
    <w:rsid w:val="005D32C1"/>
    <w:rsid w:val="005D52EE"/>
    <w:rsid w:val="005D63DF"/>
    <w:rsid w:val="005E2A4A"/>
    <w:rsid w:val="005E3E1D"/>
    <w:rsid w:val="005E422D"/>
    <w:rsid w:val="005E4F27"/>
    <w:rsid w:val="00600132"/>
    <w:rsid w:val="00605DDC"/>
    <w:rsid w:val="00607499"/>
    <w:rsid w:val="00607AAD"/>
    <w:rsid w:val="00607BA7"/>
    <w:rsid w:val="006165F6"/>
    <w:rsid w:val="006207EB"/>
    <w:rsid w:val="00620BC8"/>
    <w:rsid w:val="00622D87"/>
    <w:rsid w:val="006237EC"/>
    <w:rsid w:val="00624C3E"/>
    <w:rsid w:val="00624CFB"/>
    <w:rsid w:val="006306AD"/>
    <w:rsid w:val="006312FD"/>
    <w:rsid w:val="00634265"/>
    <w:rsid w:val="006428A5"/>
    <w:rsid w:val="006463A6"/>
    <w:rsid w:val="00650A99"/>
    <w:rsid w:val="00663A1D"/>
    <w:rsid w:val="00673F4B"/>
    <w:rsid w:val="00683D22"/>
    <w:rsid w:val="00693363"/>
    <w:rsid w:val="00693CD4"/>
    <w:rsid w:val="00694C03"/>
    <w:rsid w:val="00695832"/>
    <w:rsid w:val="006964ED"/>
    <w:rsid w:val="006A0BD5"/>
    <w:rsid w:val="006A7570"/>
    <w:rsid w:val="006B6DBB"/>
    <w:rsid w:val="006C1EB8"/>
    <w:rsid w:val="006C4555"/>
    <w:rsid w:val="006D2377"/>
    <w:rsid w:val="006E0588"/>
    <w:rsid w:val="006E1BD0"/>
    <w:rsid w:val="006E40A9"/>
    <w:rsid w:val="006F1BF6"/>
    <w:rsid w:val="006F3AD6"/>
    <w:rsid w:val="006F4C53"/>
    <w:rsid w:val="006F7478"/>
    <w:rsid w:val="00706C2A"/>
    <w:rsid w:val="00710D5B"/>
    <w:rsid w:val="00713DC0"/>
    <w:rsid w:val="007162BA"/>
    <w:rsid w:val="00716CD9"/>
    <w:rsid w:val="00723F65"/>
    <w:rsid w:val="00725AA9"/>
    <w:rsid w:val="00725FD8"/>
    <w:rsid w:val="00741CCD"/>
    <w:rsid w:val="00741F29"/>
    <w:rsid w:val="0074302E"/>
    <w:rsid w:val="0074485F"/>
    <w:rsid w:val="0075012D"/>
    <w:rsid w:val="00750CAD"/>
    <w:rsid w:val="00757E2E"/>
    <w:rsid w:val="00762D0E"/>
    <w:rsid w:val="007650C5"/>
    <w:rsid w:val="00775BB5"/>
    <w:rsid w:val="00780144"/>
    <w:rsid w:val="007802D2"/>
    <w:rsid w:val="0079143A"/>
    <w:rsid w:val="00792E2B"/>
    <w:rsid w:val="00793862"/>
    <w:rsid w:val="00797F7C"/>
    <w:rsid w:val="007A424B"/>
    <w:rsid w:val="007A56E0"/>
    <w:rsid w:val="007A6BEB"/>
    <w:rsid w:val="007B0BF9"/>
    <w:rsid w:val="007B570A"/>
    <w:rsid w:val="007C0F48"/>
    <w:rsid w:val="007C3457"/>
    <w:rsid w:val="007D240F"/>
    <w:rsid w:val="007D3C45"/>
    <w:rsid w:val="007D41A1"/>
    <w:rsid w:val="007D4B27"/>
    <w:rsid w:val="007D4CE6"/>
    <w:rsid w:val="007E23BC"/>
    <w:rsid w:val="007E4188"/>
    <w:rsid w:val="007E626B"/>
    <w:rsid w:val="007E69D5"/>
    <w:rsid w:val="007E7D13"/>
    <w:rsid w:val="007F18DC"/>
    <w:rsid w:val="007F21A4"/>
    <w:rsid w:val="007F7C6D"/>
    <w:rsid w:val="00804BD9"/>
    <w:rsid w:val="00805F84"/>
    <w:rsid w:val="00811E91"/>
    <w:rsid w:val="00812B59"/>
    <w:rsid w:val="008154ED"/>
    <w:rsid w:val="00820A47"/>
    <w:rsid w:val="00821E6D"/>
    <w:rsid w:val="0082250C"/>
    <w:rsid w:val="00824B01"/>
    <w:rsid w:val="00825C43"/>
    <w:rsid w:val="008314D1"/>
    <w:rsid w:val="00832261"/>
    <w:rsid w:val="008365BB"/>
    <w:rsid w:val="00845C0D"/>
    <w:rsid w:val="00845E67"/>
    <w:rsid w:val="00847561"/>
    <w:rsid w:val="00854135"/>
    <w:rsid w:val="00854FD5"/>
    <w:rsid w:val="00855243"/>
    <w:rsid w:val="00855853"/>
    <w:rsid w:val="00860472"/>
    <w:rsid w:val="008723A8"/>
    <w:rsid w:val="00886FF9"/>
    <w:rsid w:val="008A19B8"/>
    <w:rsid w:val="008A251E"/>
    <w:rsid w:val="008A2DBB"/>
    <w:rsid w:val="008A551F"/>
    <w:rsid w:val="008A636D"/>
    <w:rsid w:val="008A7065"/>
    <w:rsid w:val="008B1B66"/>
    <w:rsid w:val="008B3600"/>
    <w:rsid w:val="008B42C1"/>
    <w:rsid w:val="008B56DA"/>
    <w:rsid w:val="008B63A1"/>
    <w:rsid w:val="008C5C44"/>
    <w:rsid w:val="008E069F"/>
    <w:rsid w:val="008E3804"/>
    <w:rsid w:val="008E383F"/>
    <w:rsid w:val="008E5F45"/>
    <w:rsid w:val="008E658A"/>
    <w:rsid w:val="008F1A72"/>
    <w:rsid w:val="0090359F"/>
    <w:rsid w:val="00906EDF"/>
    <w:rsid w:val="00910596"/>
    <w:rsid w:val="00910CA4"/>
    <w:rsid w:val="00911988"/>
    <w:rsid w:val="00913041"/>
    <w:rsid w:val="009136A8"/>
    <w:rsid w:val="00917A2D"/>
    <w:rsid w:val="009206EC"/>
    <w:rsid w:val="00921A6F"/>
    <w:rsid w:val="00923EC1"/>
    <w:rsid w:val="00924A4A"/>
    <w:rsid w:val="009254CA"/>
    <w:rsid w:val="0092564F"/>
    <w:rsid w:val="00926426"/>
    <w:rsid w:val="0092751B"/>
    <w:rsid w:val="00933870"/>
    <w:rsid w:val="00936EE4"/>
    <w:rsid w:val="0094351B"/>
    <w:rsid w:val="00946898"/>
    <w:rsid w:val="00946AA1"/>
    <w:rsid w:val="00951902"/>
    <w:rsid w:val="00952279"/>
    <w:rsid w:val="00956899"/>
    <w:rsid w:val="009575EF"/>
    <w:rsid w:val="00961854"/>
    <w:rsid w:val="00972021"/>
    <w:rsid w:val="009767A8"/>
    <w:rsid w:val="00980163"/>
    <w:rsid w:val="00983D63"/>
    <w:rsid w:val="0098463D"/>
    <w:rsid w:val="009922D4"/>
    <w:rsid w:val="00995E62"/>
    <w:rsid w:val="009A344E"/>
    <w:rsid w:val="009A6779"/>
    <w:rsid w:val="009A6E10"/>
    <w:rsid w:val="009B2F45"/>
    <w:rsid w:val="009B40CA"/>
    <w:rsid w:val="009B5286"/>
    <w:rsid w:val="009B62BC"/>
    <w:rsid w:val="009C551E"/>
    <w:rsid w:val="009D6A99"/>
    <w:rsid w:val="009E1E4F"/>
    <w:rsid w:val="009E6B0D"/>
    <w:rsid w:val="00A0063C"/>
    <w:rsid w:val="00A02DBB"/>
    <w:rsid w:val="00A036B9"/>
    <w:rsid w:val="00A038B6"/>
    <w:rsid w:val="00A110E8"/>
    <w:rsid w:val="00A13CC2"/>
    <w:rsid w:val="00A14D12"/>
    <w:rsid w:val="00A23D2F"/>
    <w:rsid w:val="00A24EB9"/>
    <w:rsid w:val="00A2629B"/>
    <w:rsid w:val="00A2656C"/>
    <w:rsid w:val="00A27E2D"/>
    <w:rsid w:val="00A3154F"/>
    <w:rsid w:val="00A32999"/>
    <w:rsid w:val="00A32D20"/>
    <w:rsid w:val="00A36D9F"/>
    <w:rsid w:val="00A37128"/>
    <w:rsid w:val="00A374C3"/>
    <w:rsid w:val="00A4104B"/>
    <w:rsid w:val="00A44684"/>
    <w:rsid w:val="00A452A4"/>
    <w:rsid w:val="00A46F31"/>
    <w:rsid w:val="00A50D9B"/>
    <w:rsid w:val="00A61EA1"/>
    <w:rsid w:val="00A711A6"/>
    <w:rsid w:val="00A73975"/>
    <w:rsid w:val="00A74EC2"/>
    <w:rsid w:val="00A77079"/>
    <w:rsid w:val="00A80416"/>
    <w:rsid w:val="00A82D01"/>
    <w:rsid w:val="00A8564F"/>
    <w:rsid w:val="00A944EE"/>
    <w:rsid w:val="00AA250C"/>
    <w:rsid w:val="00AA336B"/>
    <w:rsid w:val="00AA5588"/>
    <w:rsid w:val="00AB19C1"/>
    <w:rsid w:val="00AB28C7"/>
    <w:rsid w:val="00AB2BBF"/>
    <w:rsid w:val="00AB2D4B"/>
    <w:rsid w:val="00AB4E32"/>
    <w:rsid w:val="00AB57E6"/>
    <w:rsid w:val="00AB6681"/>
    <w:rsid w:val="00AC07A0"/>
    <w:rsid w:val="00AC127B"/>
    <w:rsid w:val="00AC1995"/>
    <w:rsid w:val="00AC2A71"/>
    <w:rsid w:val="00AC6870"/>
    <w:rsid w:val="00AC7D9C"/>
    <w:rsid w:val="00AD161D"/>
    <w:rsid w:val="00AD1690"/>
    <w:rsid w:val="00AD5178"/>
    <w:rsid w:val="00AE0DD0"/>
    <w:rsid w:val="00AE2849"/>
    <w:rsid w:val="00AE5D38"/>
    <w:rsid w:val="00AF0F31"/>
    <w:rsid w:val="00B032D1"/>
    <w:rsid w:val="00B12D29"/>
    <w:rsid w:val="00B17D64"/>
    <w:rsid w:val="00B17E49"/>
    <w:rsid w:val="00B22496"/>
    <w:rsid w:val="00B22F43"/>
    <w:rsid w:val="00B24058"/>
    <w:rsid w:val="00B25A8A"/>
    <w:rsid w:val="00B275BB"/>
    <w:rsid w:val="00B27946"/>
    <w:rsid w:val="00B367BD"/>
    <w:rsid w:val="00B373F0"/>
    <w:rsid w:val="00B37472"/>
    <w:rsid w:val="00B374AB"/>
    <w:rsid w:val="00B40F6D"/>
    <w:rsid w:val="00B41F0E"/>
    <w:rsid w:val="00B508D4"/>
    <w:rsid w:val="00B518F4"/>
    <w:rsid w:val="00B542FC"/>
    <w:rsid w:val="00B549B4"/>
    <w:rsid w:val="00B60DE5"/>
    <w:rsid w:val="00B628FA"/>
    <w:rsid w:val="00B661F6"/>
    <w:rsid w:val="00B84099"/>
    <w:rsid w:val="00B85AF4"/>
    <w:rsid w:val="00B866F9"/>
    <w:rsid w:val="00B97898"/>
    <w:rsid w:val="00BA247E"/>
    <w:rsid w:val="00BA359D"/>
    <w:rsid w:val="00BA41EE"/>
    <w:rsid w:val="00BA6789"/>
    <w:rsid w:val="00BB0963"/>
    <w:rsid w:val="00BB5925"/>
    <w:rsid w:val="00BC06B5"/>
    <w:rsid w:val="00BC225D"/>
    <w:rsid w:val="00BC2990"/>
    <w:rsid w:val="00BC3AE9"/>
    <w:rsid w:val="00BD09D3"/>
    <w:rsid w:val="00BD26C6"/>
    <w:rsid w:val="00BD27E1"/>
    <w:rsid w:val="00BD5950"/>
    <w:rsid w:val="00BE36CF"/>
    <w:rsid w:val="00BE3918"/>
    <w:rsid w:val="00BE54EF"/>
    <w:rsid w:val="00BE7B41"/>
    <w:rsid w:val="00BF1054"/>
    <w:rsid w:val="00BF2B44"/>
    <w:rsid w:val="00BF57D8"/>
    <w:rsid w:val="00BF7369"/>
    <w:rsid w:val="00BF7BF9"/>
    <w:rsid w:val="00C03346"/>
    <w:rsid w:val="00C04E03"/>
    <w:rsid w:val="00C07266"/>
    <w:rsid w:val="00C10016"/>
    <w:rsid w:val="00C12CA2"/>
    <w:rsid w:val="00C2685B"/>
    <w:rsid w:val="00C26BEB"/>
    <w:rsid w:val="00C4681E"/>
    <w:rsid w:val="00C47217"/>
    <w:rsid w:val="00C473DE"/>
    <w:rsid w:val="00C5329B"/>
    <w:rsid w:val="00C53AFA"/>
    <w:rsid w:val="00C5741B"/>
    <w:rsid w:val="00C6469A"/>
    <w:rsid w:val="00C66DDB"/>
    <w:rsid w:val="00C67905"/>
    <w:rsid w:val="00C7103C"/>
    <w:rsid w:val="00C717C4"/>
    <w:rsid w:val="00C7308C"/>
    <w:rsid w:val="00C7389B"/>
    <w:rsid w:val="00C77830"/>
    <w:rsid w:val="00C82010"/>
    <w:rsid w:val="00C8293F"/>
    <w:rsid w:val="00C83C2A"/>
    <w:rsid w:val="00C83D83"/>
    <w:rsid w:val="00C845F8"/>
    <w:rsid w:val="00C910A5"/>
    <w:rsid w:val="00C91DF9"/>
    <w:rsid w:val="00C9432F"/>
    <w:rsid w:val="00CA03BD"/>
    <w:rsid w:val="00CA0C51"/>
    <w:rsid w:val="00CA3CF4"/>
    <w:rsid w:val="00CA7721"/>
    <w:rsid w:val="00CB7966"/>
    <w:rsid w:val="00CC1D1D"/>
    <w:rsid w:val="00CC2A9D"/>
    <w:rsid w:val="00CC5535"/>
    <w:rsid w:val="00CD026E"/>
    <w:rsid w:val="00CD13FC"/>
    <w:rsid w:val="00CD46F7"/>
    <w:rsid w:val="00CD5B5F"/>
    <w:rsid w:val="00CE6701"/>
    <w:rsid w:val="00CE6E3E"/>
    <w:rsid w:val="00CF304C"/>
    <w:rsid w:val="00CF3EBC"/>
    <w:rsid w:val="00CF46E2"/>
    <w:rsid w:val="00CF47F5"/>
    <w:rsid w:val="00D116EF"/>
    <w:rsid w:val="00D13F22"/>
    <w:rsid w:val="00D14C82"/>
    <w:rsid w:val="00D14F78"/>
    <w:rsid w:val="00D16C4C"/>
    <w:rsid w:val="00D231A5"/>
    <w:rsid w:val="00D46310"/>
    <w:rsid w:val="00D53A92"/>
    <w:rsid w:val="00D549FE"/>
    <w:rsid w:val="00D5609F"/>
    <w:rsid w:val="00D60F31"/>
    <w:rsid w:val="00D62D8F"/>
    <w:rsid w:val="00D668DE"/>
    <w:rsid w:val="00D70EAE"/>
    <w:rsid w:val="00D77258"/>
    <w:rsid w:val="00D87114"/>
    <w:rsid w:val="00D92F25"/>
    <w:rsid w:val="00D9450A"/>
    <w:rsid w:val="00DA7565"/>
    <w:rsid w:val="00DB5967"/>
    <w:rsid w:val="00DB64C1"/>
    <w:rsid w:val="00DC0F00"/>
    <w:rsid w:val="00DC2289"/>
    <w:rsid w:val="00DC5544"/>
    <w:rsid w:val="00DC59EF"/>
    <w:rsid w:val="00DC70A0"/>
    <w:rsid w:val="00DD4711"/>
    <w:rsid w:val="00DD5F3A"/>
    <w:rsid w:val="00DE287D"/>
    <w:rsid w:val="00DE3DAA"/>
    <w:rsid w:val="00DE6F29"/>
    <w:rsid w:val="00DF2B8B"/>
    <w:rsid w:val="00E045CA"/>
    <w:rsid w:val="00E066FD"/>
    <w:rsid w:val="00E20B19"/>
    <w:rsid w:val="00E32004"/>
    <w:rsid w:val="00E32F60"/>
    <w:rsid w:val="00E40545"/>
    <w:rsid w:val="00E50652"/>
    <w:rsid w:val="00E51BE3"/>
    <w:rsid w:val="00E53203"/>
    <w:rsid w:val="00E53B2F"/>
    <w:rsid w:val="00E70008"/>
    <w:rsid w:val="00E74261"/>
    <w:rsid w:val="00E74495"/>
    <w:rsid w:val="00E7714C"/>
    <w:rsid w:val="00EA0D72"/>
    <w:rsid w:val="00EA44F0"/>
    <w:rsid w:val="00EA471A"/>
    <w:rsid w:val="00EB3B58"/>
    <w:rsid w:val="00EB504B"/>
    <w:rsid w:val="00EB63D8"/>
    <w:rsid w:val="00EC20CF"/>
    <w:rsid w:val="00EC79C0"/>
    <w:rsid w:val="00ED03FC"/>
    <w:rsid w:val="00ED1A7E"/>
    <w:rsid w:val="00EE2438"/>
    <w:rsid w:val="00EE58DB"/>
    <w:rsid w:val="00EE59F9"/>
    <w:rsid w:val="00EF0E07"/>
    <w:rsid w:val="00EF239D"/>
    <w:rsid w:val="00EF4122"/>
    <w:rsid w:val="00EF7D71"/>
    <w:rsid w:val="00F01993"/>
    <w:rsid w:val="00F1385F"/>
    <w:rsid w:val="00F17E58"/>
    <w:rsid w:val="00F17EC7"/>
    <w:rsid w:val="00F2097E"/>
    <w:rsid w:val="00F20D8F"/>
    <w:rsid w:val="00F213BC"/>
    <w:rsid w:val="00F249F9"/>
    <w:rsid w:val="00F26723"/>
    <w:rsid w:val="00F274B6"/>
    <w:rsid w:val="00F31151"/>
    <w:rsid w:val="00F321B3"/>
    <w:rsid w:val="00F3224D"/>
    <w:rsid w:val="00F34EAE"/>
    <w:rsid w:val="00F35119"/>
    <w:rsid w:val="00F4176C"/>
    <w:rsid w:val="00F44B66"/>
    <w:rsid w:val="00F5173A"/>
    <w:rsid w:val="00F52551"/>
    <w:rsid w:val="00F54BD1"/>
    <w:rsid w:val="00F57C50"/>
    <w:rsid w:val="00F61DB2"/>
    <w:rsid w:val="00F71A3D"/>
    <w:rsid w:val="00F74509"/>
    <w:rsid w:val="00F745E5"/>
    <w:rsid w:val="00F82254"/>
    <w:rsid w:val="00F82D9B"/>
    <w:rsid w:val="00F877EA"/>
    <w:rsid w:val="00F921A7"/>
    <w:rsid w:val="00FA3FEA"/>
    <w:rsid w:val="00FA5757"/>
    <w:rsid w:val="00FB1F0C"/>
    <w:rsid w:val="00FB6011"/>
    <w:rsid w:val="00FB78C3"/>
    <w:rsid w:val="00FC3B88"/>
    <w:rsid w:val="00FC7B74"/>
    <w:rsid w:val="00FD1EEB"/>
    <w:rsid w:val="00FD47A1"/>
    <w:rsid w:val="00FD4D60"/>
    <w:rsid w:val="00FD52B5"/>
    <w:rsid w:val="00FE0857"/>
    <w:rsid w:val="00FE5FF7"/>
    <w:rsid w:val="00FF0681"/>
    <w:rsid w:val="00FF408A"/>
    <w:rsid w:val="00FF6E82"/>
    <w:rsid w:val="00FF77C6"/>
    <w:rsid w:val="00FF7E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FEA73B"/>
  <w15:docId w15:val="{A28F9016-7551-434D-AE2B-DC57D693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B866F9"/>
    <w:pPr>
      <w:topLinePunct/>
      <w:adjustRightInd w:val="0"/>
      <w:snapToGrid w:val="0"/>
      <w:spacing w:before="160" w:after="160" w:line="240" w:lineRule="atLeast"/>
      <w:ind w:left="1701"/>
    </w:pPr>
    <w:rPr>
      <w:rFonts w:cs="Arial"/>
      <w:kern w:val="2"/>
      <w:sz w:val="21"/>
      <w:szCs w:val="21"/>
    </w:rPr>
  </w:style>
  <w:style w:type="paragraph" w:styleId="1">
    <w:name w:val="heading 1"/>
    <w:aliases w:val="heading 1"/>
    <w:basedOn w:val="a4"/>
    <w:next w:val="21"/>
    <w:qFormat/>
    <w:rsid w:val="00AD1690"/>
    <w:pPr>
      <w:keepNext/>
      <w:numPr>
        <w:numId w:val="24"/>
      </w:numPr>
      <w:pBdr>
        <w:bottom w:val="single" w:sz="12" w:space="1" w:color="auto"/>
      </w:pBdr>
      <w:spacing w:before="1600" w:after="800"/>
      <w:jc w:val="right"/>
      <w:outlineLvl w:val="0"/>
    </w:pPr>
    <w:rPr>
      <w:rFonts w:ascii="Book Antiqua" w:eastAsia="黑体" w:hAnsi="Book Antiqua" w:cs="Book Antiqua"/>
      <w:b/>
      <w:bCs/>
      <w:sz w:val="44"/>
      <w:szCs w:val="44"/>
    </w:rPr>
  </w:style>
  <w:style w:type="paragraph" w:styleId="21">
    <w:name w:val="heading 2"/>
    <w:aliases w:val="heading 2"/>
    <w:basedOn w:val="a4"/>
    <w:next w:val="31"/>
    <w:link w:val="22"/>
    <w:qFormat/>
    <w:rsid w:val="00AD1690"/>
    <w:pPr>
      <w:keepNext/>
      <w:keepLines/>
      <w:numPr>
        <w:ilvl w:val="1"/>
        <w:numId w:val="24"/>
      </w:numPr>
      <w:spacing w:before="600"/>
      <w:outlineLvl w:val="1"/>
    </w:pPr>
    <w:rPr>
      <w:rFonts w:ascii="Book Antiqua" w:eastAsia="黑体" w:hAnsi="Book Antiqua" w:cs="Book Antiqua"/>
      <w:bCs/>
      <w:noProof/>
      <w:kern w:val="0"/>
      <w:sz w:val="36"/>
      <w:szCs w:val="36"/>
      <w:lang w:eastAsia="en-US"/>
    </w:rPr>
  </w:style>
  <w:style w:type="paragraph" w:styleId="31">
    <w:name w:val="heading 3"/>
    <w:aliases w:val="heading 3"/>
    <w:basedOn w:val="a4"/>
    <w:next w:val="41"/>
    <w:link w:val="32"/>
    <w:qFormat/>
    <w:rsid w:val="00AD1690"/>
    <w:pPr>
      <w:keepNext/>
      <w:keepLines/>
      <w:numPr>
        <w:ilvl w:val="2"/>
        <w:numId w:val="24"/>
      </w:numPr>
      <w:spacing w:before="200"/>
      <w:outlineLvl w:val="2"/>
    </w:pPr>
    <w:rPr>
      <w:rFonts w:ascii="Book Antiqua" w:eastAsia="黑体" w:hAnsi="Book Antiqua" w:cs="宋体"/>
      <w:noProof/>
      <w:kern w:val="0"/>
      <w:sz w:val="32"/>
      <w:szCs w:val="32"/>
    </w:rPr>
  </w:style>
  <w:style w:type="paragraph" w:styleId="41">
    <w:name w:val="heading 4"/>
    <w:aliases w:val="heading 4"/>
    <w:basedOn w:val="a4"/>
    <w:next w:val="51"/>
    <w:link w:val="42"/>
    <w:qFormat/>
    <w:rsid w:val="00AD1690"/>
    <w:pPr>
      <w:keepNext/>
      <w:keepLines/>
      <w:numPr>
        <w:ilvl w:val="3"/>
        <w:numId w:val="24"/>
      </w:numPr>
      <w:spacing w:before="200"/>
      <w:outlineLvl w:val="3"/>
    </w:pPr>
    <w:rPr>
      <w:rFonts w:ascii="Book Antiqua" w:eastAsia="黑体" w:hAnsi="Book Antiqua" w:cs="宋体"/>
      <w:noProof/>
      <w:kern w:val="0"/>
      <w:sz w:val="28"/>
      <w:szCs w:val="28"/>
    </w:rPr>
  </w:style>
  <w:style w:type="paragraph" w:styleId="51">
    <w:name w:val="heading 5"/>
    <w:aliases w:val="heading 5"/>
    <w:basedOn w:val="a4"/>
    <w:next w:val="a4"/>
    <w:link w:val="52"/>
    <w:qFormat/>
    <w:rsid w:val="00AD1690"/>
    <w:pPr>
      <w:keepNext/>
      <w:keepLines/>
      <w:numPr>
        <w:ilvl w:val="4"/>
        <w:numId w:val="24"/>
      </w:numPr>
      <w:spacing w:before="200"/>
      <w:outlineLvl w:val="4"/>
    </w:pPr>
    <w:rPr>
      <w:rFonts w:ascii="Book Antiqua" w:eastAsia="黑体" w:hAnsi="Book Antiqua" w:cs="宋体"/>
      <w:noProof/>
      <w:kern w:val="0"/>
      <w:sz w:val="24"/>
      <w:szCs w:val="24"/>
    </w:rPr>
  </w:style>
  <w:style w:type="paragraph" w:styleId="6">
    <w:name w:val="heading 6"/>
    <w:basedOn w:val="a4"/>
    <w:next w:val="a4"/>
    <w:link w:val="60"/>
    <w:semiHidden/>
    <w:qFormat/>
    <w:rsid w:val="00AD1690"/>
    <w:pPr>
      <w:keepNext/>
      <w:keepLines/>
      <w:spacing w:before="240" w:after="64" w:line="320" w:lineRule="atLeast"/>
      <w:outlineLvl w:val="5"/>
    </w:pPr>
    <w:rPr>
      <w:rFonts w:ascii="Arial" w:eastAsia="黑体" w:hAnsi="Arial" w:cs="Times New Roman"/>
      <w:b/>
      <w:bCs/>
    </w:rPr>
  </w:style>
  <w:style w:type="paragraph" w:styleId="7">
    <w:name w:val="heading 7"/>
    <w:aliases w:val="heading 7"/>
    <w:basedOn w:val="1"/>
    <w:next w:val="8"/>
    <w:link w:val="70"/>
    <w:qFormat/>
    <w:rsid w:val="00AD1690"/>
    <w:pPr>
      <w:keepLines/>
      <w:numPr>
        <w:numId w:val="0"/>
      </w:numPr>
      <w:topLinePunct w:val="0"/>
      <w:outlineLvl w:val="6"/>
    </w:pPr>
    <w:rPr>
      <w:rFonts w:eastAsia="Times New Roman"/>
      <w:bCs w:val="0"/>
    </w:rPr>
  </w:style>
  <w:style w:type="paragraph" w:styleId="8">
    <w:name w:val="heading 8"/>
    <w:aliases w:val="heading 8"/>
    <w:basedOn w:val="21"/>
    <w:next w:val="9"/>
    <w:link w:val="80"/>
    <w:qFormat/>
    <w:rsid w:val="00AD1690"/>
    <w:pPr>
      <w:numPr>
        <w:ilvl w:val="0"/>
        <w:numId w:val="0"/>
      </w:numPr>
      <w:topLinePunct w:val="0"/>
      <w:spacing w:before="200"/>
      <w:outlineLvl w:val="7"/>
    </w:pPr>
    <w:rPr>
      <w:rFonts w:cs="Times New Roman"/>
    </w:rPr>
  </w:style>
  <w:style w:type="paragraph" w:styleId="9">
    <w:name w:val="heading 9"/>
    <w:aliases w:val="heading 9"/>
    <w:basedOn w:val="31"/>
    <w:next w:val="a4"/>
    <w:link w:val="90"/>
    <w:qFormat/>
    <w:rsid w:val="00AD1690"/>
    <w:pPr>
      <w:numPr>
        <w:ilvl w:val="0"/>
        <w:numId w:val="0"/>
      </w:numPr>
      <w:topLinePunct w:val="0"/>
      <w:outlineLvl w:val="8"/>
    </w:pPr>
    <w:rPr>
      <w:rFonts w:cs="Times New Roman"/>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3">
    <w:name w:val="表格题注"/>
    <w:next w:val="a4"/>
    <w:pPr>
      <w:keepLines/>
      <w:numPr>
        <w:ilvl w:val="8"/>
        <w:numId w:val="1"/>
      </w:numPr>
      <w:spacing w:beforeLines="100"/>
      <w:ind w:left="1089" w:hanging="369"/>
      <w:jc w:val="center"/>
    </w:pPr>
    <w:rPr>
      <w:rFonts w:ascii="Arial" w:hAnsi="Arial"/>
      <w:sz w:val="18"/>
      <w:szCs w:val="18"/>
    </w:rPr>
  </w:style>
  <w:style w:type="paragraph" w:customStyle="1" w:styleId="a8">
    <w:name w:val="表格文本"/>
    <w:pPr>
      <w:tabs>
        <w:tab w:val="decimal" w:pos="0"/>
      </w:tabs>
    </w:pPr>
    <w:rPr>
      <w:rFonts w:ascii="Arial" w:hAnsi="Arial"/>
      <w:noProof/>
      <w:sz w:val="21"/>
      <w:szCs w:val="21"/>
    </w:rPr>
  </w:style>
  <w:style w:type="paragraph" w:customStyle="1" w:styleId="a9">
    <w:name w:val="表头文本"/>
    <w:pPr>
      <w:jc w:val="center"/>
    </w:pPr>
    <w:rPr>
      <w:rFonts w:ascii="Arial" w:hAnsi="Arial"/>
      <w:b/>
      <w:sz w:val="21"/>
      <w:szCs w:val="21"/>
    </w:rPr>
  </w:style>
  <w:style w:type="table" w:customStyle="1" w:styleId="aa">
    <w:name w:val="表样式"/>
    <w:basedOn w:val="a6"/>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2">
    <w:name w:val="插图题注"/>
    <w:next w:val="a4"/>
    <w:pPr>
      <w:numPr>
        <w:ilvl w:val="7"/>
        <w:numId w:val="1"/>
      </w:numPr>
      <w:spacing w:afterLines="100"/>
      <w:ind w:left="1089" w:hanging="369"/>
      <w:jc w:val="center"/>
    </w:pPr>
    <w:rPr>
      <w:rFonts w:ascii="Arial" w:hAnsi="Arial"/>
      <w:sz w:val="18"/>
      <w:szCs w:val="18"/>
    </w:rPr>
  </w:style>
  <w:style w:type="paragraph" w:customStyle="1" w:styleId="ab">
    <w:name w:val="图样式"/>
    <w:basedOn w:val="a4"/>
    <w:rsid w:val="00AD1690"/>
    <w:pPr>
      <w:keepNext/>
      <w:topLinePunct w:val="0"/>
      <w:autoSpaceDE w:val="0"/>
      <w:autoSpaceDN w:val="0"/>
      <w:snapToGrid/>
      <w:spacing w:before="80" w:after="80" w:line="360" w:lineRule="auto"/>
      <w:ind w:left="0"/>
      <w:jc w:val="center"/>
    </w:pPr>
    <w:rPr>
      <w:rFonts w:cs="Times New Roman"/>
      <w:kern w:val="0"/>
      <w:szCs w:val="20"/>
    </w:rPr>
  </w:style>
  <w:style w:type="paragraph" w:customStyle="1" w:styleId="ac">
    <w:name w:val="文档标题"/>
    <w:basedOn w:val="a4"/>
    <w:pPr>
      <w:tabs>
        <w:tab w:val="left" w:pos="0"/>
      </w:tabs>
      <w:spacing w:before="300" w:after="300"/>
      <w:jc w:val="center"/>
    </w:pPr>
    <w:rPr>
      <w:rFonts w:ascii="Arial" w:eastAsia="黑体" w:hAnsi="Arial"/>
      <w:sz w:val="36"/>
      <w:szCs w:val="36"/>
    </w:rPr>
  </w:style>
  <w:style w:type="paragraph" w:styleId="ad">
    <w:name w:val="footer"/>
    <w:basedOn w:val="HeadingLeft"/>
    <w:rsid w:val="00AD1690"/>
    <w:pPr>
      <w:spacing w:before="200" w:after="200" w:line="20" w:lineRule="atLeast"/>
      <w:jc w:val="center"/>
    </w:pPr>
    <w:rPr>
      <w:rFonts w:cs="Times New Roman"/>
      <w:b/>
      <w:bCs/>
      <w:sz w:val="2"/>
      <w:szCs w:val="2"/>
    </w:rPr>
  </w:style>
  <w:style w:type="paragraph" w:styleId="ae">
    <w:name w:val="header"/>
    <w:basedOn w:val="a4"/>
    <w:rsid w:val="00AD1690"/>
    <w:pPr>
      <w:tabs>
        <w:tab w:val="center" w:pos="4153"/>
        <w:tab w:val="right" w:pos="8306"/>
      </w:tabs>
      <w:spacing w:before="0" w:after="0" w:line="20" w:lineRule="atLeast"/>
      <w:ind w:left="0"/>
      <w:jc w:val="right"/>
    </w:pPr>
    <w:rPr>
      <w:sz w:val="2"/>
      <w:szCs w:val="2"/>
    </w:rPr>
  </w:style>
  <w:style w:type="paragraph" w:customStyle="1" w:styleId="af">
    <w:name w:val="正文（首行不缩进）"/>
    <w:basedOn w:val="a4"/>
  </w:style>
  <w:style w:type="paragraph" w:customStyle="1" w:styleId="af0">
    <w:name w:val="注示头"/>
    <w:basedOn w:val="a4"/>
    <w:pPr>
      <w:pBdr>
        <w:top w:val="single" w:sz="4" w:space="1" w:color="000000"/>
      </w:pBdr>
      <w:jc w:val="both"/>
    </w:pPr>
    <w:rPr>
      <w:rFonts w:ascii="Arial" w:eastAsia="黑体" w:hAnsi="Arial"/>
      <w:sz w:val="18"/>
    </w:rPr>
  </w:style>
  <w:style w:type="paragraph" w:customStyle="1" w:styleId="af1">
    <w:name w:val="注示文本"/>
    <w:basedOn w:val="a4"/>
    <w:pPr>
      <w:pBdr>
        <w:bottom w:val="single" w:sz="4" w:space="1" w:color="000000"/>
      </w:pBdr>
      <w:ind w:firstLine="360"/>
      <w:jc w:val="both"/>
    </w:pPr>
    <w:rPr>
      <w:rFonts w:ascii="Arial" w:eastAsia="楷体_GB2312" w:hAnsi="Arial"/>
      <w:sz w:val="18"/>
      <w:szCs w:val="18"/>
    </w:rPr>
  </w:style>
  <w:style w:type="paragraph" w:customStyle="1" w:styleId="af2">
    <w:name w:val="编写建议"/>
    <w:basedOn w:val="a4"/>
    <w:pPr>
      <w:ind w:firstLine="420"/>
    </w:pPr>
    <w:rPr>
      <w:rFonts w:ascii="Arial" w:hAnsi="Arial"/>
      <w:i/>
      <w:color w:val="0000FF"/>
    </w:rPr>
  </w:style>
  <w:style w:type="table" w:styleId="af3">
    <w:name w:val="Table Grid"/>
    <w:basedOn w:val="a6"/>
    <w:rsid w:val="00AD1690"/>
    <w:pPr>
      <w:widowControl w:val="0"/>
      <w:adjustRightInd w:val="0"/>
      <w:snapToGrid w:val="0"/>
      <w:jc w:val="both"/>
    </w:pPr>
    <w:tblPr>
      <w:tblInd w:w="113" w:type="dxa"/>
    </w:tblPr>
  </w:style>
  <w:style w:type="character" w:customStyle="1" w:styleId="af4">
    <w:name w:val="样式一"/>
    <w:basedOn w:val="a5"/>
    <w:rPr>
      <w:rFonts w:ascii="宋体" w:hAnsi="宋体"/>
      <w:b/>
      <w:bCs/>
      <w:color w:val="000000"/>
      <w:sz w:val="36"/>
    </w:rPr>
  </w:style>
  <w:style w:type="character" w:customStyle="1" w:styleId="af5">
    <w:name w:val="样式二"/>
    <w:basedOn w:val="af4"/>
    <w:rPr>
      <w:rFonts w:ascii="宋体" w:hAnsi="宋体"/>
      <w:b/>
      <w:bCs/>
      <w:color w:val="000000"/>
      <w:sz w:val="36"/>
    </w:rPr>
  </w:style>
  <w:style w:type="paragraph" w:styleId="af6">
    <w:name w:val="Balloon Text"/>
    <w:basedOn w:val="a4"/>
    <w:link w:val="af7"/>
    <w:rsid w:val="00AD1690"/>
    <w:rPr>
      <w:sz w:val="18"/>
      <w:szCs w:val="18"/>
    </w:rPr>
  </w:style>
  <w:style w:type="character" w:customStyle="1" w:styleId="af7">
    <w:name w:val="批注框文本 字符"/>
    <w:basedOn w:val="a5"/>
    <w:link w:val="af6"/>
    <w:rPr>
      <w:rFonts w:cs="Arial"/>
      <w:kern w:val="2"/>
      <w:sz w:val="18"/>
      <w:szCs w:val="18"/>
    </w:rPr>
  </w:style>
  <w:style w:type="paragraph" w:styleId="af8">
    <w:name w:val="List Paragraph"/>
    <w:basedOn w:val="a4"/>
    <w:uiPriority w:val="34"/>
    <w:qFormat/>
    <w:rsid w:val="0075012D"/>
    <w:pPr>
      <w:ind w:firstLineChars="200" w:firstLine="420"/>
    </w:pPr>
  </w:style>
  <w:style w:type="character" w:customStyle="1" w:styleId="42">
    <w:name w:val="标题 4 字符"/>
    <w:aliases w:val="heading 4 字符"/>
    <w:basedOn w:val="a5"/>
    <w:link w:val="41"/>
    <w:rsid w:val="00911988"/>
    <w:rPr>
      <w:rFonts w:ascii="Book Antiqua" w:eastAsia="黑体" w:hAnsi="Book Antiqua" w:cs="宋体"/>
      <w:noProof/>
      <w:sz w:val="28"/>
      <w:szCs w:val="28"/>
    </w:rPr>
  </w:style>
  <w:style w:type="character" w:customStyle="1" w:styleId="52">
    <w:name w:val="标题 5 字符"/>
    <w:aliases w:val="heading 5 字符"/>
    <w:basedOn w:val="a5"/>
    <w:link w:val="51"/>
    <w:rsid w:val="00911988"/>
    <w:rPr>
      <w:rFonts w:ascii="Book Antiqua" w:eastAsia="黑体" w:hAnsi="Book Antiqua" w:cs="宋体"/>
      <w:noProof/>
      <w:sz w:val="24"/>
      <w:szCs w:val="24"/>
    </w:rPr>
  </w:style>
  <w:style w:type="character" w:customStyle="1" w:styleId="60">
    <w:name w:val="标题 6 字符"/>
    <w:basedOn w:val="a5"/>
    <w:link w:val="6"/>
    <w:semiHidden/>
    <w:rsid w:val="00911988"/>
    <w:rPr>
      <w:rFonts w:ascii="Arial" w:eastAsia="黑体" w:hAnsi="Arial"/>
      <w:b/>
      <w:bCs/>
      <w:kern w:val="2"/>
      <w:sz w:val="21"/>
      <w:szCs w:val="21"/>
    </w:rPr>
  </w:style>
  <w:style w:type="character" w:customStyle="1" w:styleId="70">
    <w:name w:val="标题 7 字符"/>
    <w:aliases w:val="heading 7 字符"/>
    <w:basedOn w:val="a5"/>
    <w:link w:val="7"/>
    <w:rsid w:val="00911988"/>
    <w:rPr>
      <w:rFonts w:ascii="Book Antiqua" w:eastAsia="Times New Roman" w:hAnsi="Book Antiqua" w:cs="Book Antiqua"/>
      <w:b/>
      <w:kern w:val="2"/>
      <w:sz w:val="44"/>
      <w:szCs w:val="44"/>
    </w:rPr>
  </w:style>
  <w:style w:type="character" w:customStyle="1" w:styleId="80">
    <w:name w:val="标题 8 字符"/>
    <w:aliases w:val="heading 8 字符"/>
    <w:basedOn w:val="a5"/>
    <w:link w:val="8"/>
    <w:rsid w:val="00911988"/>
    <w:rPr>
      <w:rFonts w:ascii="Book Antiqua" w:eastAsia="黑体" w:hAnsi="Book Antiqua"/>
      <w:bCs/>
      <w:noProof/>
      <w:sz w:val="36"/>
      <w:szCs w:val="36"/>
      <w:lang w:eastAsia="en-US"/>
    </w:rPr>
  </w:style>
  <w:style w:type="character" w:customStyle="1" w:styleId="90">
    <w:name w:val="标题 9 字符"/>
    <w:aliases w:val="heading 9 字符"/>
    <w:basedOn w:val="a5"/>
    <w:link w:val="9"/>
    <w:rsid w:val="00911988"/>
    <w:rPr>
      <w:rFonts w:ascii="Book Antiqua" w:eastAsia="黑体" w:hAnsi="Book Antiqua"/>
      <w:noProof/>
      <w:sz w:val="32"/>
      <w:szCs w:val="32"/>
    </w:rPr>
  </w:style>
  <w:style w:type="paragraph" w:customStyle="1" w:styleId="BlockLabel">
    <w:name w:val="Block Label"/>
    <w:basedOn w:val="a4"/>
    <w:next w:val="a4"/>
    <w:rsid w:val="00AD1690"/>
    <w:pPr>
      <w:keepNext/>
      <w:keepLines/>
      <w:numPr>
        <w:ilvl w:val="5"/>
        <w:numId w:val="24"/>
      </w:numPr>
      <w:spacing w:before="300" w:after="80"/>
    </w:pPr>
    <w:rPr>
      <w:rFonts w:ascii="Book Antiqua" w:eastAsia="黑体" w:hAnsi="Book Antiqua" w:cs="Book Antiqua"/>
      <w:b/>
      <w:bCs/>
      <w:kern w:val="0"/>
      <w:sz w:val="26"/>
      <w:szCs w:val="26"/>
    </w:rPr>
  </w:style>
  <w:style w:type="paragraph" w:customStyle="1" w:styleId="Cover1">
    <w:name w:val="Cover1"/>
    <w:basedOn w:val="a4"/>
    <w:rsid w:val="00AD1690"/>
    <w:pPr>
      <w:spacing w:before="80" w:after="80" w:line="240" w:lineRule="auto"/>
      <w:ind w:left="0"/>
    </w:pPr>
    <w:rPr>
      <w:rFonts w:ascii="Arial" w:eastAsia="黑体" w:hAnsi="Arial"/>
      <w:b/>
      <w:bCs/>
      <w:noProof/>
      <w:kern w:val="0"/>
      <w:sz w:val="48"/>
      <w:szCs w:val="48"/>
    </w:rPr>
  </w:style>
  <w:style w:type="paragraph" w:customStyle="1" w:styleId="Cover4">
    <w:name w:val="Cover 4"/>
    <w:basedOn w:val="Cover3"/>
    <w:rsid w:val="00AD1690"/>
    <w:pPr>
      <w:spacing w:before="0" w:after="0" w:line="240" w:lineRule="auto"/>
      <w:jc w:val="both"/>
    </w:pPr>
    <w:rPr>
      <w:sz w:val="21"/>
      <w:szCs w:val="21"/>
    </w:rPr>
  </w:style>
  <w:style w:type="paragraph" w:customStyle="1" w:styleId="Cover5">
    <w:name w:val="Cover 5"/>
    <w:basedOn w:val="a4"/>
    <w:rsid w:val="00AD1690"/>
    <w:pPr>
      <w:widowControl w:val="0"/>
      <w:spacing w:before="0" w:after="0" w:line="240" w:lineRule="auto"/>
      <w:ind w:left="0"/>
    </w:pPr>
    <w:rPr>
      <w:sz w:val="18"/>
      <w:szCs w:val="18"/>
    </w:rPr>
  </w:style>
  <w:style w:type="table" w:customStyle="1" w:styleId="TableNoFrame">
    <w:name w:val="Table No Frame"/>
    <w:basedOn w:val="af3"/>
    <w:rsid w:val="00AD1690"/>
    <w:pPr>
      <w:adjustRightInd/>
      <w:snapToGrid/>
      <w:jc w:val="left"/>
    </w:pPr>
    <w:tblPr/>
  </w:style>
  <w:style w:type="paragraph" w:customStyle="1" w:styleId="Figure">
    <w:name w:val="Figure"/>
    <w:basedOn w:val="a4"/>
    <w:next w:val="a4"/>
    <w:rsid w:val="00AD1690"/>
  </w:style>
  <w:style w:type="paragraph" w:customStyle="1" w:styleId="FigureDescription">
    <w:name w:val="Figure Description"/>
    <w:next w:val="Figure"/>
    <w:rsid w:val="00AD1690"/>
    <w:pPr>
      <w:keepNext/>
      <w:numPr>
        <w:ilvl w:val="7"/>
        <w:numId w:val="24"/>
      </w:numPr>
      <w:adjustRightInd w:val="0"/>
      <w:snapToGrid w:val="0"/>
      <w:spacing w:before="320" w:after="80" w:line="240" w:lineRule="atLeast"/>
    </w:pPr>
    <w:rPr>
      <w:rFonts w:eastAsia="黑体" w:cs="Arial"/>
      <w:spacing w:val="-4"/>
      <w:kern w:val="2"/>
      <w:sz w:val="21"/>
      <w:szCs w:val="21"/>
    </w:rPr>
  </w:style>
  <w:style w:type="paragraph" w:customStyle="1" w:styleId="FigureText">
    <w:name w:val="Figure Text"/>
    <w:rsid w:val="00AD1690"/>
    <w:pPr>
      <w:widowControl w:val="0"/>
      <w:adjustRightInd w:val="0"/>
      <w:snapToGrid w:val="0"/>
      <w:spacing w:line="240" w:lineRule="atLeast"/>
    </w:pPr>
    <w:rPr>
      <w:rFonts w:cs="Arial"/>
      <w:sz w:val="18"/>
      <w:szCs w:val="18"/>
      <w:lang w:eastAsia="en-US"/>
    </w:rPr>
  </w:style>
  <w:style w:type="paragraph" w:customStyle="1" w:styleId="HeadingLeft">
    <w:name w:val="Heading Left"/>
    <w:basedOn w:val="a4"/>
    <w:rsid w:val="00AD1690"/>
    <w:pPr>
      <w:spacing w:before="0" w:after="0"/>
      <w:ind w:left="0"/>
    </w:pPr>
    <w:rPr>
      <w:sz w:val="20"/>
      <w:szCs w:val="20"/>
    </w:rPr>
  </w:style>
  <w:style w:type="paragraph" w:customStyle="1" w:styleId="HeadingRight">
    <w:name w:val="Heading Right"/>
    <w:basedOn w:val="a4"/>
    <w:rsid w:val="00AD1690"/>
    <w:pPr>
      <w:spacing w:before="0" w:after="0"/>
      <w:ind w:left="0"/>
      <w:jc w:val="right"/>
    </w:pPr>
    <w:rPr>
      <w:sz w:val="20"/>
      <w:szCs w:val="20"/>
    </w:rPr>
  </w:style>
  <w:style w:type="paragraph" w:customStyle="1" w:styleId="Heading1NoNumber">
    <w:name w:val="Heading1 No Number"/>
    <w:basedOn w:val="1"/>
    <w:next w:val="a4"/>
    <w:rsid w:val="00AD1690"/>
    <w:pPr>
      <w:pageBreakBefore/>
      <w:numPr>
        <w:numId w:val="0"/>
      </w:numPr>
    </w:pPr>
    <w:rPr>
      <w:rFonts w:eastAsia="宋体"/>
    </w:rPr>
  </w:style>
  <w:style w:type="paragraph" w:customStyle="1" w:styleId="Heading2NoNumber">
    <w:name w:val="Heading2 No Number"/>
    <w:basedOn w:val="21"/>
    <w:next w:val="a4"/>
    <w:autoRedefine/>
    <w:rsid w:val="00AD1690"/>
    <w:pPr>
      <w:numPr>
        <w:ilvl w:val="0"/>
        <w:numId w:val="0"/>
      </w:numPr>
      <w:outlineLvl w:val="9"/>
    </w:pPr>
    <w:rPr>
      <w:rFonts w:eastAsia="Times New Roman"/>
    </w:rPr>
  </w:style>
  <w:style w:type="paragraph" w:customStyle="1" w:styleId="Heading3NoNumber">
    <w:name w:val="Heading3 No Number"/>
    <w:basedOn w:val="31"/>
    <w:next w:val="a4"/>
    <w:autoRedefine/>
    <w:rsid w:val="00AD1690"/>
    <w:pPr>
      <w:numPr>
        <w:ilvl w:val="0"/>
        <w:numId w:val="0"/>
      </w:numPr>
      <w:outlineLvl w:val="9"/>
    </w:pPr>
    <w:rPr>
      <w:rFonts w:eastAsia="Times New Roman" w:cs="Book Antiqua"/>
      <w:sz w:val="26"/>
    </w:rPr>
  </w:style>
  <w:style w:type="paragraph" w:customStyle="1" w:styleId="Heading4NoNumber">
    <w:name w:val="Heading4 No Number"/>
    <w:basedOn w:val="a4"/>
    <w:semiHidden/>
    <w:rsid w:val="00AD1690"/>
    <w:pPr>
      <w:keepNext/>
      <w:spacing w:before="200"/>
    </w:pPr>
    <w:rPr>
      <w:b/>
      <w:bCs/>
      <w:spacing w:val="-4"/>
    </w:rPr>
  </w:style>
  <w:style w:type="paragraph" w:customStyle="1" w:styleId="AboutThisChapter">
    <w:name w:val="About This Chapter"/>
    <w:basedOn w:val="a4"/>
    <w:next w:val="a4"/>
    <w:rsid w:val="00AD1690"/>
    <w:pPr>
      <w:keepNext/>
      <w:keepLines/>
      <w:spacing w:before="600" w:after="560"/>
      <w:ind w:left="0"/>
      <w:outlineLvl w:val="1"/>
    </w:pPr>
    <w:rPr>
      <w:rFonts w:ascii="Book Antiqua" w:hAnsi="Book Antiqua" w:cs="Book Antiqua"/>
      <w:b/>
      <w:bCs/>
      <w:noProof/>
      <w:kern w:val="0"/>
      <w:sz w:val="36"/>
      <w:szCs w:val="36"/>
      <w:lang w:eastAsia="en-US"/>
    </w:rPr>
  </w:style>
  <w:style w:type="numbering" w:styleId="111111">
    <w:name w:val="Outline List 2"/>
    <w:basedOn w:val="a7"/>
    <w:semiHidden/>
    <w:rsid w:val="00AD1690"/>
    <w:pPr>
      <w:numPr>
        <w:numId w:val="13"/>
      </w:numPr>
    </w:pPr>
  </w:style>
  <w:style w:type="paragraph" w:customStyle="1" w:styleId="ItemList">
    <w:name w:val="Item List"/>
    <w:rsid w:val="00AD1690"/>
    <w:pPr>
      <w:numPr>
        <w:numId w:val="21"/>
      </w:numPr>
      <w:adjustRightInd w:val="0"/>
      <w:snapToGrid w:val="0"/>
      <w:spacing w:before="80" w:after="80" w:line="240" w:lineRule="atLeast"/>
    </w:pPr>
    <w:rPr>
      <w:rFonts w:cs="Arial"/>
      <w:kern w:val="2"/>
      <w:sz w:val="21"/>
      <w:szCs w:val="21"/>
    </w:rPr>
  </w:style>
  <w:style w:type="paragraph" w:customStyle="1" w:styleId="ItemListinTable">
    <w:name w:val="Item List in Table"/>
    <w:basedOn w:val="a4"/>
    <w:rsid w:val="00AD1690"/>
    <w:pPr>
      <w:widowControl w:val="0"/>
      <w:numPr>
        <w:numId w:val="20"/>
      </w:numPr>
      <w:tabs>
        <w:tab w:val="clear" w:pos="170"/>
        <w:tab w:val="left" w:pos="284"/>
      </w:tabs>
      <w:spacing w:before="80" w:after="80"/>
      <w:ind w:left="284" w:hanging="284"/>
    </w:pPr>
    <w:rPr>
      <w:kern w:val="0"/>
    </w:rPr>
  </w:style>
  <w:style w:type="paragraph" w:customStyle="1" w:styleId="ItemListText">
    <w:name w:val="Item List Text"/>
    <w:rsid w:val="00AD1690"/>
    <w:pPr>
      <w:adjustRightInd w:val="0"/>
      <w:snapToGrid w:val="0"/>
      <w:spacing w:before="80" w:after="80" w:line="240" w:lineRule="atLeast"/>
      <w:ind w:left="2126"/>
    </w:pPr>
    <w:rPr>
      <w:kern w:val="2"/>
      <w:sz w:val="21"/>
      <w:szCs w:val="21"/>
    </w:rPr>
  </w:style>
  <w:style w:type="paragraph" w:customStyle="1" w:styleId="ItemStep">
    <w:name w:val="Item Step"/>
    <w:rsid w:val="00AD1690"/>
    <w:pPr>
      <w:numPr>
        <w:numId w:val="25"/>
      </w:numPr>
      <w:adjustRightInd w:val="0"/>
      <w:snapToGrid w:val="0"/>
      <w:spacing w:before="80" w:after="80" w:line="240" w:lineRule="atLeast"/>
      <w:ind w:left="2126" w:hanging="425"/>
      <w:jc w:val="both"/>
    </w:pPr>
    <w:rPr>
      <w:rFonts w:cs="Arial"/>
      <w:sz w:val="21"/>
      <w:szCs w:val="21"/>
    </w:rPr>
  </w:style>
  <w:style w:type="paragraph" w:customStyle="1" w:styleId="ManualTitle1">
    <w:name w:val="Manual Title1"/>
    <w:semiHidden/>
    <w:rsid w:val="00AD1690"/>
    <w:rPr>
      <w:rFonts w:ascii="Arial" w:eastAsia="黑体" w:hAnsi="Arial"/>
      <w:noProof/>
      <w:sz w:val="30"/>
      <w:lang w:eastAsia="en-US"/>
    </w:rPr>
  </w:style>
  <w:style w:type="paragraph" w:customStyle="1" w:styleId="CAUTIONHeading">
    <w:name w:val="CAUTION Heading"/>
    <w:basedOn w:val="a4"/>
    <w:rsid w:val="00AD1690"/>
    <w:pPr>
      <w:keepNext/>
      <w:pBdr>
        <w:top w:val="single" w:sz="12" w:space="4" w:color="auto"/>
      </w:pBdr>
      <w:spacing w:before="80" w:after="80"/>
    </w:pPr>
    <w:rPr>
      <w:rFonts w:ascii="Book Antiqua" w:eastAsia="黑体" w:hAnsi="Book Antiqua"/>
      <w:b/>
      <w:bCs/>
      <w:noProof/>
      <w:kern w:val="0"/>
      <w:position w:val="-6"/>
    </w:rPr>
  </w:style>
  <w:style w:type="paragraph" w:customStyle="1" w:styleId="NotesHeadinginTable">
    <w:name w:val="Notes Heading in Table"/>
    <w:next w:val="NotesTextinTable"/>
    <w:rsid w:val="00AD1690"/>
    <w:pPr>
      <w:keepNext/>
      <w:adjustRightInd w:val="0"/>
      <w:snapToGrid w:val="0"/>
      <w:spacing w:before="80" w:after="40" w:line="240" w:lineRule="atLeast"/>
    </w:pPr>
    <w:rPr>
      <w:rFonts w:eastAsia="黑体" w:cs="Arial"/>
      <w:b/>
      <w:bCs/>
      <w:kern w:val="2"/>
      <w:sz w:val="18"/>
      <w:szCs w:val="18"/>
    </w:rPr>
  </w:style>
  <w:style w:type="paragraph" w:customStyle="1" w:styleId="CAUTIONText">
    <w:name w:val="CAUTION Text"/>
    <w:basedOn w:val="a4"/>
    <w:rsid w:val="00AD1690"/>
    <w:pPr>
      <w:keepLines/>
      <w:pBdr>
        <w:bottom w:val="single" w:sz="12" w:space="4" w:color="auto"/>
      </w:pBdr>
      <w:spacing w:before="80" w:after="80"/>
    </w:pPr>
    <w:rPr>
      <w:rFonts w:eastAsia="楷体_GB2312"/>
      <w:iCs/>
    </w:rPr>
  </w:style>
  <w:style w:type="paragraph" w:customStyle="1" w:styleId="NotesTextinTable">
    <w:name w:val="Notes Text in Table"/>
    <w:rsid w:val="00AD1690"/>
    <w:pPr>
      <w:widowControl w:val="0"/>
      <w:adjustRightInd w:val="0"/>
      <w:snapToGrid w:val="0"/>
      <w:spacing w:before="40" w:after="80" w:line="200" w:lineRule="atLeast"/>
      <w:ind w:left="170"/>
    </w:pPr>
    <w:rPr>
      <w:rFonts w:eastAsia="楷体_GB2312" w:cs="Arial"/>
      <w:iCs/>
      <w:kern w:val="2"/>
      <w:sz w:val="18"/>
      <w:szCs w:val="18"/>
    </w:rPr>
  </w:style>
  <w:style w:type="paragraph" w:customStyle="1" w:styleId="CAUTIONTextList">
    <w:name w:val="CAUTION Text List"/>
    <w:basedOn w:val="CAUTIONText"/>
    <w:rsid w:val="00AD1690"/>
    <w:pPr>
      <w:keepNext/>
      <w:numPr>
        <w:numId w:val="23"/>
      </w:numPr>
    </w:pPr>
  </w:style>
  <w:style w:type="table" w:customStyle="1" w:styleId="Table">
    <w:name w:val="Table"/>
    <w:basedOn w:val="af9"/>
    <w:rsid w:val="00AD1690"/>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af3"/>
    <w:rsid w:val="00AD1690"/>
    <w:pPr>
      <w:jc w:val="left"/>
    </w:pPr>
    <w:rPr>
      <w:rFonts w:cs="Arial"/>
      <w:sz w:val="21"/>
      <w:szCs w:val="21"/>
    </w:rPr>
    <w:tblPr>
      <w:tblInd w:w="1814" w:type="dxa"/>
    </w:tblPr>
    <w:trPr>
      <w:cantSplit/>
    </w:trPr>
  </w:style>
  <w:style w:type="paragraph" w:customStyle="1" w:styleId="Step">
    <w:name w:val="Step"/>
    <w:basedOn w:val="a4"/>
    <w:rsid w:val="00AD1690"/>
    <w:pPr>
      <w:numPr>
        <w:ilvl w:val="6"/>
        <w:numId w:val="24"/>
      </w:numPr>
    </w:pPr>
    <w:rPr>
      <w:snapToGrid w:val="0"/>
      <w:kern w:val="0"/>
    </w:rPr>
  </w:style>
  <w:style w:type="paragraph" w:customStyle="1" w:styleId="SubItemList">
    <w:name w:val="Sub Item List"/>
    <w:basedOn w:val="a4"/>
    <w:rsid w:val="00AD1690"/>
    <w:pPr>
      <w:numPr>
        <w:numId w:val="17"/>
      </w:numPr>
      <w:spacing w:before="80" w:after="80"/>
    </w:pPr>
  </w:style>
  <w:style w:type="paragraph" w:customStyle="1" w:styleId="SubItemListText">
    <w:name w:val="Sub Item List Text"/>
    <w:rsid w:val="00AD1690"/>
    <w:pPr>
      <w:adjustRightInd w:val="0"/>
      <w:snapToGrid w:val="0"/>
      <w:spacing w:before="80" w:after="80" w:line="240" w:lineRule="atLeast"/>
      <w:ind w:left="2410"/>
    </w:pPr>
    <w:rPr>
      <w:kern w:val="2"/>
      <w:sz w:val="21"/>
      <w:szCs w:val="21"/>
    </w:rPr>
  </w:style>
  <w:style w:type="paragraph" w:styleId="afa">
    <w:name w:val="Title"/>
    <w:basedOn w:val="a4"/>
    <w:link w:val="afb"/>
    <w:qFormat/>
    <w:rsid w:val="00AD1690"/>
    <w:pPr>
      <w:spacing w:before="240" w:after="60"/>
      <w:jc w:val="center"/>
      <w:outlineLvl w:val="0"/>
    </w:pPr>
    <w:rPr>
      <w:rFonts w:ascii="Arial" w:hAnsi="Arial"/>
      <w:b/>
      <w:bCs/>
      <w:sz w:val="32"/>
      <w:szCs w:val="32"/>
    </w:rPr>
  </w:style>
  <w:style w:type="character" w:customStyle="1" w:styleId="afb">
    <w:name w:val="标题 字符"/>
    <w:basedOn w:val="a5"/>
    <w:link w:val="afa"/>
    <w:rsid w:val="00911988"/>
    <w:rPr>
      <w:rFonts w:ascii="Arial" w:hAnsi="Arial" w:cs="Arial"/>
      <w:b/>
      <w:bCs/>
      <w:kern w:val="2"/>
      <w:sz w:val="32"/>
      <w:szCs w:val="32"/>
    </w:rPr>
  </w:style>
  <w:style w:type="table" w:styleId="af9">
    <w:name w:val="Table Professional"/>
    <w:basedOn w:val="a6"/>
    <w:semiHidden/>
    <w:rsid w:val="00AD1690"/>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4"/>
    <w:next w:val="a4"/>
    <w:rsid w:val="00AD1690"/>
    <w:pPr>
      <w:keepNext/>
      <w:numPr>
        <w:ilvl w:val="8"/>
        <w:numId w:val="24"/>
      </w:numPr>
      <w:spacing w:before="320" w:after="80"/>
    </w:pPr>
    <w:rPr>
      <w:spacing w:val="-4"/>
    </w:rPr>
  </w:style>
  <w:style w:type="paragraph" w:customStyle="1" w:styleId="TableNote">
    <w:name w:val="Table Note"/>
    <w:basedOn w:val="a4"/>
    <w:rsid w:val="00AD1690"/>
    <w:pPr>
      <w:keepLines/>
      <w:spacing w:before="80" w:after="80"/>
      <w:ind w:leftChars="805" w:left="805"/>
    </w:pPr>
    <w:rPr>
      <w:color w:val="000000"/>
      <w:kern w:val="0"/>
      <w:sz w:val="18"/>
      <w:szCs w:val="18"/>
    </w:rPr>
  </w:style>
  <w:style w:type="paragraph" w:customStyle="1" w:styleId="TerminalDisplay">
    <w:name w:val="Terminal Display"/>
    <w:rsid w:val="00AD1690"/>
    <w:pPr>
      <w:adjustRightInd w:val="0"/>
      <w:snapToGrid w:val="0"/>
      <w:spacing w:line="240" w:lineRule="atLeast"/>
      <w:ind w:left="1701"/>
    </w:pPr>
    <w:rPr>
      <w:rFonts w:ascii="Courier New" w:hAnsi="Courier New" w:cs="Courier New"/>
      <w:snapToGrid w:val="0"/>
      <w:sz w:val="16"/>
      <w:szCs w:val="16"/>
    </w:rPr>
  </w:style>
  <w:style w:type="paragraph" w:styleId="TOC1">
    <w:name w:val="toc 1"/>
    <w:basedOn w:val="a4"/>
    <w:next w:val="a4"/>
    <w:uiPriority w:val="39"/>
    <w:rsid w:val="00AD1690"/>
    <w:pPr>
      <w:spacing w:after="80"/>
      <w:ind w:left="0"/>
    </w:pPr>
    <w:rPr>
      <w:rFonts w:ascii="Book Antiqua" w:hAnsi="Book Antiqua" w:cs="Book Antiqua"/>
      <w:b/>
      <w:bCs/>
      <w:sz w:val="24"/>
      <w:szCs w:val="24"/>
    </w:rPr>
  </w:style>
  <w:style w:type="paragraph" w:styleId="TOC2">
    <w:name w:val="toc 2"/>
    <w:basedOn w:val="a4"/>
    <w:next w:val="a4"/>
    <w:uiPriority w:val="39"/>
    <w:rsid w:val="00AD1690"/>
    <w:pPr>
      <w:spacing w:before="80" w:after="80"/>
      <w:ind w:left="0"/>
    </w:pPr>
    <w:rPr>
      <w:noProof/>
      <w:sz w:val="20"/>
      <w:szCs w:val="20"/>
    </w:rPr>
  </w:style>
  <w:style w:type="paragraph" w:styleId="TOC3">
    <w:name w:val="toc 3"/>
    <w:basedOn w:val="a4"/>
    <w:next w:val="a4"/>
    <w:uiPriority w:val="39"/>
    <w:rsid w:val="00AD1690"/>
    <w:pPr>
      <w:spacing w:before="80" w:after="80"/>
      <w:ind w:left="0"/>
    </w:pPr>
    <w:rPr>
      <w:noProof/>
      <w:sz w:val="20"/>
      <w:szCs w:val="20"/>
    </w:rPr>
  </w:style>
  <w:style w:type="paragraph" w:styleId="TOC4">
    <w:name w:val="toc 4"/>
    <w:basedOn w:val="a4"/>
    <w:next w:val="a4"/>
    <w:uiPriority w:val="39"/>
    <w:rsid w:val="00AD1690"/>
    <w:pPr>
      <w:spacing w:before="80" w:after="80"/>
      <w:ind w:left="0"/>
      <w:jc w:val="right"/>
    </w:pPr>
    <w:rPr>
      <w:sz w:val="20"/>
      <w:szCs w:val="20"/>
    </w:rPr>
  </w:style>
  <w:style w:type="paragraph" w:styleId="TOC5">
    <w:name w:val="toc 5"/>
    <w:basedOn w:val="a4"/>
    <w:next w:val="a4"/>
    <w:autoRedefine/>
    <w:uiPriority w:val="39"/>
    <w:rsid w:val="00AD1690"/>
    <w:pPr>
      <w:spacing w:before="80" w:after="80"/>
      <w:ind w:left="0"/>
    </w:pPr>
    <w:rPr>
      <w:sz w:val="20"/>
    </w:rPr>
  </w:style>
  <w:style w:type="paragraph" w:styleId="TOC6">
    <w:name w:val="toc 6"/>
    <w:basedOn w:val="a4"/>
    <w:next w:val="a4"/>
    <w:autoRedefine/>
    <w:semiHidden/>
    <w:rsid w:val="00AD1690"/>
    <w:pPr>
      <w:ind w:left="0"/>
    </w:pPr>
    <w:rPr>
      <w:sz w:val="20"/>
    </w:rPr>
  </w:style>
  <w:style w:type="paragraph" w:styleId="TOC7">
    <w:name w:val="toc 7"/>
    <w:basedOn w:val="a4"/>
    <w:next w:val="a4"/>
    <w:autoRedefine/>
    <w:semiHidden/>
    <w:rsid w:val="00AD1690"/>
    <w:pPr>
      <w:ind w:left="0"/>
    </w:pPr>
    <w:rPr>
      <w:sz w:val="20"/>
    </w:rPr>
  </w:style>
  <w:style w:type="paragraph" w:styleId="TOC8">
    <w:name w:val="toc 8"/>
    <w:basedOn w:val="a4"/>
    <w:next w:val="a4"/>
    <w:autoRedefine/>
    <w:semiHidden/>
    <w:rsid w:val="00AD1690"/>
    <w:pPr>
      <w:ind w:left="0"/>
    </w:pPr>
    <w:rPr>
      <w:sz w:val="20"/>
    </w:rPr>
  </w:style>
  <w:style w:type="paragraph" w:styleId="TOC9">
    <w:name w:val="toc 9"/>
    <w:basedOn w:val="a4"/>
    <w:next w:val="a4"/>
    <w:autoRedefine/>
    <w:semiHidden/>
    <w:rsid w:val="00AD1690"/>
    <w:pPr>
      <w:ind w:left="0"/>
    </w:pPr>
    <w:rPr>
      <w:sz w:val="20"/>
    </w:rPr>
  </w:style>
  <w:style w:type="paragraph" w:styleId="10">
    <w:name w:val="index 1"/>
    <w:basedOn w:val="a4"/>
    <w:next w:val="a4"/>
    <w:autoRedefine/>
    <w:semiHidden/>
    <w:rsid w:val="00AD1690"/>
    <w:rPr>
      <w:sz w:val="24"/>
    </w:rPr>
  </w:style>
  <w:style w:type="paragraph" w:styleId="23">
    <w:name w:val="index 2"/>
    <w:basedOn w:val="a4"/>
    <w:next w:val="a4"/>
    <w:autoRedefine/>
    <w:semiHidden/>
    <w:rsid w:val="00AD1690"/>
    <w:pPr>
      <w:ind w:leftChars="200" w:left="200"/>
    </w:pPr>
    <w:rPr>
      <w:sz w:val="24"/>
    </w:rPr>
  </w:style>
  <w:style w:type="paragraph" w:styleId="33">
    <w:name w:val="index 3"/>
    <w:basedOn w:val="a4"/>
    <w:next w:val="a4"/>
    <w:autoRedefine/>
    <w:semiHidden/>
    <w:rsid w:val="00AD1690"/>
    <w:pPr>
      <w:ind w:leftChars="400" w:left="400"/>
    </w:pPr>
    <w:rPr>
      <w:sz w:val="24"/>
    </w:rPr>
  </w:style>
  <w:style w:type="paragraph" w:styleId="53">
    <w:name w:val="index 5"/>
    <w:basedOn w:val="a4"/>
    <w:next w:val="a4"/>
    <w:autoRedefine/>
    <w:semiHidden/>
    <w:rsid w:val="00AD1690"/>
    <w:pPr>
      <w:ind w:left="1050" w:hanging="210"/>
    </w:pPr>
    <w:rPr>
      <w:sz w:val="20"/>
      <w:szCs w:val="20"/>
    </w:rPr>
  </w:style>
  <w:style w:type="paragraph" w:styleId="61">
    <w:name w:val="index 6"/>
    <w:basedOn w:val="a4"/>
    <w:next w:val="a4"/>
    <w:autoRedefine/>
    <w:semiHidden/>
    <w:rsid w:val="00AD1690"/>
    <w:pPr>
      <w:ind w:left="1260" w:hanging="210"/>
    </w:pPr>
    <w:rPr>
      <w:sz w:val="20"/>
      <w:szCs w:val="20"/>
    </w:rPr>
  </w:style>
  <w:style w:type="paragraph" w:styleId="71">
    <w:name w:val="index 7"/>
    <w:basedOn w:val="a4"/>
    <w:next w:val="a4"/>
    <w:autoRedefine/>
    <w:semiHidden/>
    <w:rsid w:val="00AD1690"/>
    <w:pPr>
      <w:ind w:left="1470" w:hanging="210"/>
    </w:pPr>
    <w:rPr>
      <w:sz w:val="20"/>
      <w:szCs w:val="20"/>
    </w:rPr>
  </w:style>
  <w:style w:type="paragraph" w:styleId="81">
    <w:name w:val="index 8"/>
    <w:basedOn w:val="a4"/>
    <w:next w:val="a4"/>
    <w:autoRedefine/>
    <w:semiHidden/>
    <w:rsid w:val="00AD1690"/>
    <w:pPr>
      <w:ind w:left="1680" w:hanging="210"/>
    </w:pPr>
    <w:rPr>
      <w:sz w:val="20"/>
      <w:szCs w:val="20"/>
    </w:rPr>
  </w:style>
  <w:style w:type="paragraph" w:styleId="91">
    <w:name w:val="index 9"/>
    <w:basedOn w:val="a4"/>
    <w:next w:val="a4"/>
    <w:autoRedefine/>
    <w:semiHidden/>
    <w:rsid w:val="00AD1690"/>
    <w:pPr>
      <w:ind w:left="1890" w:hanging="210"/>
    </w:pPr>
    <w:rPr>
      <w:sz w:val="20"/>
      <w:szCs w:val="20"/>
    </w:rPr>
  </w:style>
  <w:style w:type="paragraph" w:styleId="afc">
    <w:name w:val="table of figures"/>
    <w:basedOn w:val="a4"/>
    <w:next w:val="a4"/>
    <w:semiHidden/>
    <w:rsid w:val="00AD1690"/>
    <w:pPr>
      <w:spacing w:afterLines="50"/>
      <w:ind w:leftChars="300" w:left="300"/>
    </w:pPr>
    <w:rPr>
      <w:sz w:val="20"/>
      <w:szCs w:val="20"/>
    </w:rPr>
  </w:style>
  <w:style w:type="paragraph" w:styleId="afd">
    <w:name w:val="Document Map"/>
    <w:basedOn w:val="a4"/>
    <w:link w:val="afe"/>
    <w:semiHidden/>
    <w:rsid w:val="00AD1690"/>
    <w:pPr>
      <w:shd w:val="clear" w:color="auto" w:fill="000080"/>
    </w:pPr>
  </w:style>
  <w:style w:type="character" w:customStyle="1" w:styleId="afe">
    <w:name w:val="文档结构图 字符"/>
    <w:basedOn w:val="a5"/>
    <w:link w:val="afd"/>
    <w:semiHidden/>
    <w:rsid w:val="00911988"/>
    <w:rPr>
      <w:rFonts w:cs="Arial"/>
      <w:kern w:val="2"/>
      <w:sz w:val="21"/>
      <w:szCs w:val="21"/>
      <w:shd w:val="clear" w:color="auto" w:fill="000080"/>
    </w:rPr>
  </w:style>
  <w:style w:type="paragraph" w:customStyle="1" w:styleId="TerminalDisplayinTable">
    <w:name w:val="Terminal Display in Table"/>
    <w:rsid w:val="00AD1690"/>
    <w:pPr>
      <w:widowControl w:val="0"/>
      <w:adjustRightInd w:val="0"/>
      <w:snapToGrid w:val="0"/>
      <w:spacing w:before="80" w:after="80" w:line="240" w:lineRule="atLeast"/>
    </w:pPr>
    <w:rPr>
      <w:rFonts w:ascii="Courier New" w:hAnsi="Courier New" w:cs="Courier New"/>
      <w:snapToGrid w:val="0"/>
      <w:sz w:val="16"/>
      <w:szCs w:val="16"/>
    </w:rPr>
  </w:style>
  <w:style w:type="character" w:styleId="aff">
    <w:name w:val="Hyperlink"/>
    <w:uiPriority w:val="99"/>
    <w:rsid w:val="00AD1690"/>
    <w:rPr>
      <w:color w:val="0000FF"/>
      <w:u w:val="none"/>
    </w:rPr>
  </w:style>
  <w:style w:type="paragraph" w:customStyle="1" w:styleId="CopyrightDeclaration">
    <w:name w:val="Copyright Declaration"/>
    <w:semiHidden/>
    <w:rsid w:val="00AD1690"/>
    <w:pPr>
      <w:spacing w:before="80" w:after="80"/>
    </w:pPr>
    <w:rPr>
      <w:rFonts w:ascii="Arial" w:eastAsia="黑体" w:hAnsi="Arial"/>
      <w:sz w:val="36"/>
    </w:rPr>
  </w:style>
  <w:style w:type="numbering" w:styleId="1111110">
    <w:name w:val="Outline List 1"/>
    <w:basedOn w:val="a7"/>
    <w:semiHidden/>
    <w:rsid w:val="00AD1690"/>
    <w:pPr>
      <w:numPr>
        <w:numId w:val="14"/>
      </w:numPr>
    </w:pPr>
  </w:style>
  <w:style w:type="paragraph" w:customStyle="1" w:styleId="TableHeading">
    <w:name w:val="Table Heading"/>
    <w:basedOn w:val="a4"/>
    <w:rsid w:val="00AD1690"/>
    <w:pPr>
      <w:keepNext/>
      <w:widowControl w:val="0"/>
      <w:spacing w:before="80" w:after="80"/>
      <w:ind w:left="0"/>
    </w:pPr>
    <w:rPr>
      <w:rFonts w:ascii="Book Antiqua" w:eastAsia="黑体" w:hAnsi="Book Antiqua" w:cs="Book Antiqua"/>
      <w:b/>
      <w:bCs/>
      <w:snapToGrid w:val="0"/>
      <w:kern w:val="0"/>
    </w:rPr>
  </w:style>
  <w:style w:type="paragraph" w:customStyle="1" w:styleId="TableText">
    <w:name w:val="Table Text"/>
    <w:basedOn w:val="a4"/>
    <w:rsid w:val="00AD1690"/>
    <w:pPr>
      <w:widowControl w:val="0"/>
      <w:spacing w:before="80" w:after="80"/>
      <w:ind w:left="0"/>
    </w:pPr>
    <w:rPr>
      <w:snapToGrid w:val="0"/>
      <w:kern w:val="0"/>
    </w:rPr>
  </w:style>
  <w:style w:type="paragraph" w:customStyle="1" w:styleId="HeadingMiddle">
    <w:name w:val="Heading Middle"/>
    <w:rsid w:val="00AD1690"/>
    <w:pPr>
      <w:adjustRightInd w:val="0"/>
      <w:snapToGrid w:val="0"/>
      <w:spacing w:line="240" w:lineRule="atLeast"/>
      <w:jc w:val="center"/>
    </w:pPr>
    <w:rPr>
      <w:rFonts w:cs="Arial"/>
      <w:snapToGrid w:val="0"/>
    </w:rPr>
  </w:style>
  <w:style w:type="paragraph" w:styleId="aff0">
    <w:name w:val="macro"/>
    <w:link w:val="aff1"/>
    <w:semiHidden/>
    <w:rsid w:val="00AD169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character" w:customStyle="1" w:styleId="aff1">
    <w:name w:val="宏文本 字符"/>
    <w:basedOn w:val="a5"/>
    <w:link w:val="aff0"/>
    <w:semiHidden/>
    <w:rsid w:val="00911988"/>
    <w:rPr>
      <w:rFonts w:ascii="Courier New" w:hAnsi="Courier New" w:cs="Courier New"/>
      <w:kern w:val="2"/>
      <w:sz w:val="24"/>
      <w:szCs w:val="24"/>
    </w:rPr>
  </w:style>
  <w:style w:type="paragraph" w:styleId="aff2">
    <w:name w:val="footnote text"/>
    <w:basedOn w:val="a4"/>
    <w:link w:val="aff3"/>
    <w:semiHidden/>
    <w:rsid w:val="00AD1690"/>
    <w:rPr>
      <w:sz w:val="18"/>
      <w:szCs w:val="18"/>
    </w:rPr>
  </w:style>
  <w:style w:type="character" w:customStyle="1" w:styleId="aff3">
    <w:name w:val="脚注文本 字符"/>
    <w:basedOn w:val="a5"/>
    <w:link w:val="aff2"/>
    <w:semiHidden/>
    <w:rsid w:val="00911988"/>
    <w:rPr>
      <w:rFonts w:cs="Arial"/>
      <w:kern w:val="2"/>
      <w:sz w:val="18"/>
      <w:szCs w:val="18"/>
    </w:rPr>
  </w:style>
  <w:style w:type="character" w:styleId="aff4">
    <w:name w:val="footnote reference"/>
    <w:basedOn w:val="a5"/>
    <w:semiHidden/>
    <w:rsid w:val="00AD1690"/>
    <w:rPr>
      <w:vertAlign w:val="superscript"/>
    </w:rPr>
  </w:style>
  <w:style w:type="paragraph" w:styleId="aff5">
    <w:name w:val="annotation text"/>
    <w:basedOn w:val="a4"/>
    <w:link w:val="aff6"/>
    <w:uiPriority w:val="99"/>
    <w:rsid w:val="00AD1690"/>
  </w:style>
  <w:style w:type="character" w:customStyle="1" w:styleId="aff6">
    <w:name w:val="批注文字 字符"/>
    <w:basedOn w:val="a5"/>
    <w:link w:val="aff5"/>
    <w:uiPriority w:val="99"/>
    <w:rsid w:val="00911988"/>
    <w:rPr>
      <w:rFonts w:cs="Arial"/>
      <w:kern w:val="2"/>
      <w:sz w:val="21"/>
      <w:szCs w:val="21"/>
    </w:rPr>
  </w:style>
  <w:style w:type="character" w:styleId="aff7">
    <w:name w:val="annotation reference"/>
    <w:basedOn w:val="a5"/>
    <w:uiPriority w:val="99"/>
    <w:semiHidden/>
    <w:rsid w:val="00AD1690"/>
    <w:rPr>
      <w:sz w:val="21"/>
      <w:szCs w:val="21"/>
    </w:rPr>
  </w:style>
  <w:style w:type="paragraph" w:styleId="aff8">
    <w:name w:val="annotation subject"/>
    <w:basedOn w:val="aff5"/>
    <w:next w:val="aff5"/>
    <w:link w:val="aff9"/>
    <w:semiHidden/>
    <w:rsid w:val="00AD1690"/>
    <w:rPr>
      <w:b/>
      <w:bCs/>
    </w:rPr>
  </w:style>
  <w:style w:type="character" w:customStyle="1" w:styleId="aff9">
    <w:name w:val="批注主题 字符"/>
    <w:basedOn w:val="aff6"/>
    <w:link w:val="aff8"/>
    <w:semiHidden/>
    <w:rsid w:val="00911988"/>
    <w:rPr>
      <w:rFonts w:cs="Arial"/>
      <w:b/>
      <w:bCs/>
      <w:kern w:val="2"/>
      <w:sz w:val="21"/>
      <w:szCs w:val="21"/>
    </w:rPr>
  </w:style>
  <w:style w:type="paragraph" w:styleId="43">
    <w:name w:val="index 4"/>
    <w:basedOn w:val="a4"/>
    <w:next w:val="a4"/>
    <w:autoRedefine/>
    <w:semiHidden/>
    <w:rsid w:val="00AD1690"/>
    <w:pPr>
      <w:ind w:left="1260"/>
    </w:pPr>
  </w:style>
  <w:style w:type="paragraph" w:styleId="affa">
    <w:name w:val="index heading"/>
    <w:basedOn w:val="a4"/>
    <w:next w:val="10"/>
    <w:semiHidden/>
    <w:rsid w:val="00AD1690"/>
    <w:rPr>
      <w:rFonts w:ascii="Arial" w:hAnsi="Arial"/>
      <w:b/>
      <w:bCs/>
    </w:rPr>
  </w:style>
  <w:style w:type="paragraph" w:styleId="affb">
    <w:name w:val="caption"/>
    <w:basedOn w:val="a4"/>
    <w:next w:val="a4"/>
    <w:semiHidden/>
    <w:qFormat/>
    <w:rsid w:val="00AD1690"/>
    <w:pPr>
      <w:spacing w:before="152"/>
    </w:pPr>
    <w:rPr>
      <w:rFonts w:ascii="Arial" w:eastAsia="黑体" w:hAnsi="Arial"/>
      <w:sz w:val="20"/>
      <w:szCs w:val="20"/>
    </w:rPr>
  </w:style>
  <w:style w:type="paragraph" w:styleId="affc">
    <w:name w:val="endnote text"/>
    <w:basedOn w:val="a4"/>
    <w:link w:val="affd"/>
    <w:semiHidden/>
    <w:rsid w:val="00AD1690"/>
  </w:style>
  <w:style w:type="character" w:customStyle="1" w:styleId="affd">
    <w:name w:val="尾注文本 字符"/>
    <w:basedOn w:val="a5"/>
    <w:link w:val="affc"/>
    <w:semiHidden/>
    <w:rsid w:val="00911988"/>
    <w:rPr>
      <w:rFonts w:cs="Arial"/>
      <w:kern w:val="2"/>
      <w:sz w:val="21"/>
      <w:szCs w:val="21"/>
    </w:rPr>
  </w:style>
  <w:style w:type="character" w:styleId="affe">
    <w:name w:val="endnote reference"/>
    <w:basedOn w:val="a5"/>
    <w:semiHidden/>
    <w:rsid w:val="00AD1690"/>
    <w:rPr>
      <w:vertAlign w:val="superscript"/>
    </w:rPr>
  </w:style>
  <w:style w:type="paragraph" w:styleId="afff">
    <w:name w:val="table of authorities"/>
    <w:basedOn w:val="a4"/>
    <w:next w:val="a4"/>
    <w:semiHidden/>
    <w:rsid w:val="00AD1690"/>
    <w:pPr>
      <w:ind w:left="420"/>
    </w:pPr>
  </w:style>
  <w:style w:type="paragraph" w:styleId="afff0">
    <w:name w:val="toa heading"/>
    <w:basedOn w:val="a4"/>
    <w:next w:val="a4"/>
    <w:semiHidden/>
    <w:rsid w:val="00AD1690"/>
    <w:pPr>
      <w:spacing w:before="120"/>
    </w:pPr>
    <w:rPr>
      <w:rFonts w:ascii="Arial" w:hAnsi="Arial"/>
    </w:rPr>
  </w:style>
  <w:style w:type="paragraph" w:customStyle="1" w:styleId="Contents">
    <w:name w:val="Contents"/>
    <w:basedOn w:val="Heading1NoNumber"/>
    <w:rsid w:val="00AD1690"/>
    <w:pPr>
      <w:outlineLvl w:val="9"/>
    </w:pPr>
    <w:rPr>
      <w:rFonts w:eastAsia="黑体"/>
    </w:rPr>
  </w:style>
  <w:style w:type="character" w:styleId="HTML">
    <w:name w:val="HTML Variable"/>
    <w:basedOn w:val="a5"/>
    <w:semiHidden/>
    <w:rsid w:val="00AD1690"/>
    <w:rPr>
      <w:i/>
      <w:iCs/>
    </w:rPr>
  </w:style>
  <w:style w:type="character" w:styleId="HTML0">
    <w:name w:val="HTML Typewriter"/>
    <w:basedOn w:val="a5"/>
    <w:semiHidden/>
    <w:rsid w:val="00AD1690"/>
    <w:rPr>
      <w:rFonts w:ascii="Courier New" w:hAnsi="Courier New" w:cs="Courier New"/>
      <w:sz w:val="20"/>
      <w:szCs w:val="20"/>
    </w:rPr>
  </w:style>
  <w:style w:type="character" w:styleId="HTML1">
    <w:name w:val="HTML Code"/>
    <w:basedOn w:val="a5"/>
    <w:semiHidden/>
    <w:rsid w:val="00AD1690"/>
    <w:rPr>
      <w:rFonts w:ascii="Courier New" w:hAnsi="Courier New" w:cs="Courier New"/>
      <w:sz w:val="20"/>
      <w:szCs w:val="20"/>
    </w:rPr>
  </w:style>
  <w:style w:type="paragraph" w:styleId="HTML2">
    <w:name w:val="HTML Address"/>
    <w:basedOn w:val="a4"/>
    <w:link w:val="HTML3"/>
    <w:semiHidden/>
    <w:rsid w:val="00AD1690"/>
    <w:rPr>
      <w:i/>
      <w:iCs/>
    </w:rPr>
  </w:style>
  <w:style w:type="character" w:customStyle="1" w:styleId="HTML3">
    <w:name w:val="HTML 地址 字符"/>
    <w:basedOn w:val="a5"/>
    <w:link w:val="HTML2"/>
    <w:semiHidden/>
    <w:rsid w:val="00911988"/>
    <w:rPr>
      <w:rFonts w:cs="Arial"/>
      <w:i/>
      <w:iCs/>
      <w:kern w:val="2"/>
      <w:sz w:val="21"/>
      <w:szCs w:val="21"/>
    </w:rPr>
  </w:style>
  <w:style w:type="character" w:styleId="HTML4">
    <w:name w:val="HTML Definition"/>
    <w:basedOn w:val="a5"/>
    <w:semiHidden/>
    <w:rsid w:val="00AD1690"/>
    <w:rPr>
      <w:i/>
      <w:iCs/>
    </w:rPr>
  </w:style>
  <w:style w:type="character" w:styleId="HTML5">
    <w:name w:val="HTML Keyboard"/>
    <w:basedOn w:val="a5"/>
    <w:semiHidden/>
    <w:rsid w:val="00AD1690"/>
    <w:rPr>
      <w:rFonts w:ascii="Courier New" w:hAnsi="Courier New" w:cs="Courier New"/>
      <w:sz w:val="20"/>
      <w:szCs w:val="20"/>
    </w:rPr>
  </w:style>
  <w:style w:type="character" w:styleId="HTML6">
    <w:name w:val="HTML Acronym"/>
    <w:basedOn w:val="a5"/>
    <w:semiHidden/>
    <w:rsid w:val="00AD1690"/>
  </w:style>
  <w:style w:type="character" w:styleId="HTML7">
    <w:name w:val="HTML Sample"/>
    <w:basedOn w:val="a5"/>
    <w:semiHidden/>
    <w:rsid w:val="00AD1690"/>
    <w:rPr>
      <w:rFonts w:ascii="Courier New" w:hAnsi="Courier New" w:cs="Courier New"/>
    </w:rPr>
  </w:style>
  <w:style w:type="character" w:styleId="HTML8">
    <w:name w:val="HTML Cite"/>
    <w:basedOn w:val="a5"/>
    <w:semiHidden/>
    <w:rsid w:val="00AD1690"/>
    <w:rPr>
      <w:i/>
      <w:iCs/>
    </w:rPr>
  </w:style>
  <w:style w:type="paragraph" w:styleId="HTML9">
    <w:name w:val="HTML Preformatted"/>
    <w:basedOn w:val="a4"/>
    <w:link w:val="HTMLa"/>
    <w:semiHidden/>
    <w:rsid w:val="00AD1690"/>
    <w:rPr>
      <w:rFonts w:ascii="Courier New" w:hAnsi="Courier New" w:cs="Courier New"/>
      <w:sz w:val="20"/>
      <w:szCs w:val="20"/>
    </w:rPr>
  </w:style>
  <w:style w:type="character" w:customStyle="1" w:styleId="HTMLa">
    <w:name w:val="HTML 预设格式 字符"/>
    <w:basedOn w:val="a5"/>
    <w:link w:val="HTML9"/>
    <w:semiHidden/>
    <w:rsid w:val="00911988"/>
    <w:rPr>
      <w:rFonts w:ascii="Courier New" w:hAnsi="Courier New" w:cs="Courier New"/>
      <w:kern w:val="2"/>
    </w:rPr>
  </w:style>
  <w:style w:type="table" w:styleId="11">
    <w:name w:val="Table Web 1"/>
    <w:basedOn w:val="a6"/>
    <w:semiHidden/>
    <w:rsid w:val="00AD1690"/>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4">
    <w:name w:val="Table Web 2"/>
    <w:basedOn w:val="a6"/>
    <w:semiHidden/>
    <w:rsid w:val="00AD1690"/>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4">
    <w:name w:val="Table Web 3"/>
    <w:basedOn w:val="a6"/>
    <w:semiHidden/>
    <w:rsid w:val="00AD1690"/>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1">
    <w:name w:val="Table Theme"/>
    <w:basedOn w:val="a6"/>
    <w:semiHidden/>
    <w:rsid w:val="00AD1690"/>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6"/>
    <w:semiHidden/>
    <w:rsid w:val="00AD1690"/>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5">
    <w:name w:val="Table Colorful 2"/>
    <w:basedOn w:val="a6"/>
    <w:semiHidden/>
    <w:rsid w:val="00AD1690"/>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5">
    <w:name w:val="Table Colorful 3"/>
    <w:basedOn w:val="a6"/>
    <w:semiHidden/>
    <w:rsid w:val="00AD1690"/>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2">
    <w:name w:val="Salutation"/>
    <w:basedOn w:val="a4"/>
    <w:next w:val="a4"/>
    <w:link w:val="afff3"/>
    <w:rsid w:val="00AD1690"/>
  </w:style>
  <w:style w:type="character" w:customStyle="1" w:styleId="afff3">
    <w:name w:val="称呼 字符"/>
    <w:basedOn w:val="a5"/>
    <w:link w:val="afff2"/>
    <w:rsid w:val="00911988"/>
    <w:rPr>
      <w:rFonts w:cs="Arial"/>
      <w:kern w:val="2"/>
      <w:sz w:val="21"/>
      <w:szCs w:val="21"/>
    </w:rPr>
  </w:style>
  <w:style w:type="paragraph" w:styleId="afff4">
    <w:name w:val="Plain Text"/>
    <w:basedOn w:val="a4"/>
    <w:link w:val="afff5"/>
    <w:semiHidden/>
    <w:rsid w:val="00AD1690"/>
    <w:rPr>
      <w:rFonts w:ascii="宋体" w:hAnsi="Courier New" w:cs="Courier New"/>
    </w:rPr>
  </w:style>
  <w:style w:type="character" w:customStyle="1" w:styleId="afff5">
    <w:name w:val="纯文本 字符"/>
    <w:basedOn w:val="a5"/>
    <w:link w:val="afff4"/>
    <w:semiHidden/>
    <w:rsid w:val="00911988"/>
    <w:rPr>
      <w:rFonts w:ascii="宋体" w:hAnsi="Courier New" w:cs="Courier New"/>
      <w:kern w:val="2"/>
      <w:sz w:val="21"/>
      <w:szCs w:val="21"/>
    </w:rPr>
  </w:style>
  <w:style w:type="table" w:styleId="afff6">
    <w:name w:val="Table Elegant"/>
    <w:basedOn w:val="a6"/>
    <w:semiHidden/>
    <w:rsid w:val="00AD1690"/>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f7">
    <w:name w:val="E-mail Signature"/>
    <w:basedOn w:val="a4"/>
    <w:link w:val="afff8"/>
    <w:semiHidden/>
    <w:rsid w:val="00AD1690"/>
  </w:style>
  <w:style w:type="character" w:customStyle="1" w:styleId="afff8">
    <w:name w:val="电子邮件签名 字符"/>
    <w:basedOn w:val="a5"/>
    <w:link w:val="afff7"/>
    <w:semiHidden/>
    <w:rsid w:val="00911988"/>
    <w:rPr>
      <w:rFonts w:cs="Arial"/>
      <w:kern w:val="2"/>
      <w:sz w:val="21"/>
      <w:szCs w:val="21"/>
    </w:rPr>
  </w:style>
  <w:style w:type="paragraph" w:styleId="afff9">
    <w:name w:val="Subtitle"/>
    <w:basedOn w:val="a4"/>
    <w:link w:val="afffa"/>
    <w:qFormat/>
    <w:rsid w:val="00AD1690"/>
    <w:pPr>
      <w:spacing w:before="240" w:after="60" w:line="312" w:lineRule="atLeast"/>
      <w:jc w:val="center"/>
      <w:outlineLvl w:val="1"/>
    </w:pPr>
    <w:rPr>
      <w:rFonts w:ascii="Arial" w:hAnsi="Arial"/>
      <w:b/>
      <w:bCs/>
      <w:kern w:val="28"/>
      <w:sz w:val="32"/>
      <w:szCs w:val="32"/>
    </w:rPr>
  </w:style>
  <w:style w:type="character" w:customStyle="1" w:styleId="afffa">
    <w:name w:val="副标题 字符"/>
    <w:basedOn w:val="a5"/>
    <w:link w:val="afff9"/>
    <w:rsid w:val="00911988"/>
    <w:rPr>
      <w:rFonts w:ascii="Arial" w:hAnsi="Arial" w:cs="Arial"/>
      <w:b/>
      <w:bCs/>
      <w:kern w:val="28"/>
      <w:sz w:val="32"/>
      <w:szCs w:val="32"/>
    </w:rPr>
  </w:style>
  <w:style w:type="table" w:styleId="13">
    <w:name w:val="Table Classic 1"/>
    <w:basedOn w:val="a6"/>
    <w:semiHidden/>
    <w:rsid w:val="00AD1690"/>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lassic 2"/>
    <w:basedOn w:val="a6"/>
    <w:semiHidden/>
    <w:rsid w:val="00AD1690"/>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6">
    <w:name w:val="Table Classic 3"/>
    <w:basedOn w:val="a6"/>
    <w:semiHidden/>
    <w:rsid w:val="00AD1690"/>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6"/>
    <w:semiHidden/>
    <w:rsid w:val="00AD1690"/>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b">
    <w:name w:val="envelope return"/>
    <w:basedOn w:val="a4"/>
    <w:semiHidden/>
    <w:rsid w:val="00AD1690"/>
    <w:rPr>
      <w:rFonts w:ascii="Arial" w:hAnsi="Arial"/>
    </w:rPr>
  </w:style>
  <w:style w:type="table" w:styleId="14">
    <w:name w:val="Table Simple 1"/>
    <w:basedOn w:val="a6"/>
    <w:semiHidden/>
    <w:rsid w:val="00AD1690"/>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6"/>
    <w:semiHidden/>
    <w:rsid w:val="00AD1690"/>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7">
    <w:name w:val="Table Simple 3"/>
    <w:basedOn w:val="a6"/>
    <w:semiHidden/>
    <w:rsid w:val="00AD1690"/>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c">
    <w:name w:val="Closing"/>
    <w:basedOn w:val="a4"/>
    <w:link w:val="afffd"/>
    <w:semiHidden/>
    <w:rsid w:val="00AD1690"/>
    <w:pPr>
      <w:ind w:leftChars="2100" w:left="100"/>
    </w:pPr>
  </w:style>
  <w:style w:type="character" w:customStyle="1" w:styleId="afffd">
    <w:name w:val="结束语 字符"/>
    <w:basedOn w:val="a5"/>
    <w:link w:val="afffc"/>
    <w:semiHidden/>
    <w:rsid w:val="00911988"/>
    <w:rPr>
      <w:rFonts w:cs="Arial"/>
      <w:kern w:val="2"/>
      <w:sz w:val="21"/>
      <w:szCs w:val="21"/>
    </w:rPr>
  </w:style>
  <w:style w:type="table" w:styleId="15">
    <w:name w:val="Table Subtle 1"/>
    <w:basedOn w:val="a6"/>
    <w:semiHidden/>
    <w:rsid w:val="00AD1690"/>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Subtle 2"/>
    <w:basedOn w:val="a6"/>
    <w:semiHidden/>
    <w:rsid w:val="00AD1690"/>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6">
    <w:name w:val="Table 3D effects 1"/>
    <w:basedOn w:val="a6"/>
    <w:semiHidden/>
    <w:rsid w:val="00AD169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9">
    <w:name w:val="Table 3D effects 2"/>
    <w:basedOn w:val="a6"/>
    <w:semiHidden/>
    <w:rsid w:val="00AD169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6"/>
    <w:semiHidden/>
    <w:rsid w:val="00AD1690"/>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e">
    <w:name w:val="List"/>
    <w:basedOn w:val="a4"/>
    <w:semiHidden/>
    <w:rsid w:val="00AD1690"/>
    <w:pPr>
      <w:ind w:left="200" w:hangingChars="200" w:hanging="200"/>
    </w:pPr>
  </w:style>
  <w:style w:type="paragraph" w:styleId="2a">
    <w:name w:val="List 2"/>
    <w:basedOn w:val="a4"/>
    <w:semiHidden/>
    <w:rsid w:val="00AD1690"/>
    <w:pPr>
      <w:ind w:leftChars="200" w:left="100" w:hangingChars="200" w:hanging="200"/>
    </w:pPr>
  </w:style>
  <w:style w:type="paragraph" w:styleId="39">
    <w:name w:val="List 3"/>
    <w:basedOn w:val="a4"/>
    <w:semiHidden/>
    <w:rsid w:val="00AD1690"/>
    <w:pPr>
      <w:ind w:leftChars="400" w:left="100" w:hangingChars="200" w:hanging="200"/>
    </w:pPr>
  </w:style>
  <w:style w:type="paragraph" w:styleId="45">
    <w:name w:val="List 4"/>
    <w:basedOn w:val="a4"/>
    <w:rsid w:val="00AD1690"/>
    <w:pPr>
      <w:ind w:leftChars="600" w:left="100" w:hangingChars="200" w:hanging="200"/>
    </w:pPr>
  </w:style>
  <w:style w:type="paragraph" w:styleId="54">
    <w:name w:val="List 5"/>
    <w:basedOn w:val="a4"/>
    <w:rsid w:val="00AD1690"/>
    <w:pPr>
      <w:ind w:leftChars="800" w:left="100" w:hangingChars="200" w:hanging="200"/>
    </w:pPr>
  </w:style>
  <w:style w:type="paragraph" w:styleId="a">
    <w:name w:val="List Number"/>
    <w:basedOn w:val="a4"/>
    <w:rsid w:val="00AD1690"/>
    <w:pPr>
      <w:numPr>
        <w:numId w:val="2"/>
      </w:numPr>
    </w:pPr>
  </w:style>
  <w:style w:type="paragraph" w:styleId="2">
    <w:name w:val="List Number 2"/>
    <w:basedOn w:val="a4"/>
    <w:semiHidden/>
    <w:rsid w:val="00AD1690"/>
    <w:pPr>
      <w:numPr>
        <w:numId w:val="3"/>
      </w:numPr>
    </w:pPr>
  </w:style>
  <w:style w:type="paragraph" w:styleId="3">
    <w:name w:val="List Number 3"/>
    <w:basedOn w:val="a4"/>
    <w:semiHidden/>
    <w:rsid w:val="00AD1690"/>
    <w:pPr>
      <w:numPr>
        <w:numId w:val="4"/>
      </w:numPr>
    </w:pPr>
  </w:style>
  <w:style w:type="paragraph" w:styleId="4">
    <w:name w:val="List Number 4"/>
    <w:basedOn w:val="a4"/>
    <w:semiHidden/>
    <w:rsid w:val="00AD1690"/>
    <w:pPr>
      <w:numPr>
        <w:numId w:val="5"/>
      </w:numPr>
    </w:pPr>
  </w:style>
  <w:style w:type="paragraph" w:styleId="5">
    <w:name w:val="List Number 5"/>
    <w:basedOn w:val="a4"/>
    <w:semiHidden/>
    <w:rsid w:val="00AD1690"/>
    <w:pPr>
      <w:numPr>
        <w:numId w:val="6"/>
      </w:numPr>
    </w:pPr>
  </w:style>
  <w:style w:type="paragraph" w:styleId="affff">
    <w:name w:val="List Continue"/>
    <w:basedOn w:val="a4"/>
    <w:semiHidden/>
    <w:rsid w:val="00AD1690"/>
    <w:pPr>
      <w:spacing w:after="120"/>
      <w:ind w:leftChars="200" w:left="420"/>
    </w:pPr>
  </w:style>
  <w:style w:type="paragraph" w:styleId="2b">
    <w:name w:val="List Continue 2"/>
    <w:basedOn w:val="a4"/>
    <w:semiHidden/>
    <w:rsid w:val="00AD1690"/>
    <w:pPr>
      <w:spacing w:after="120"/>
      <w:ind w:leftChars="400" w:left="840"/>
    </w:pPr>
  </w:style>
  <w:style w:type="paragraph" w:styleId="3a">
    <w:name w:val="List Continue 3"/>
    <w:basedOn w:val="a4"/>
    <w:semiHidden/>
    <w:rsid w:val="00AD1690"/>
    <w:pPr>
      <w:spacing w:after="120"/>
      <w:ind w:leftChars="600" w:left="1260"/>
    </w:pPr>
  </w:style>
  <w:style w:type="paragraph" w:styleId="46">
    <w:name w:val="List Continue 4"/>
    <w:basedOn w:val="a4"/>
    <w:semiHidden/>
    <w:rsid w:val="00AD1690"/>
    <w:pPr>
      <w:spacing w:after="120"/>
      <w:ind w:leftChars="800" w:left="1680"/>
    </w:pPr>
  </w:style>
  <w:style w:type="paragraph" w:styleId="55">
    <w:name w:val="List Continue 5"/>
    <w:basedOn w:val="a4"/>
    <w:semiHidden/>
    <w:rsid w:val="00AD1690"/>
    <w:pPr>
      <w:spacing w:after="120"/>
      <w:ind w:leftChars="1000" w:left="2100"/>
    </w:pPr>
  </w:style>
  <w:style w:type="paragraph" w:styleId="a0">
    <w:name w:val="List Bullet"/>
    <w:basedOn w:val="a4"/>
    <w:autoRedefine/>
    <w:semiHidden/>
    <w:rsid w:val="00AD1690"/>
    <w:pPr>
      <w:numPr>
        <w:numId w:val="7"/>
      </w:numPr>
    </w:pPr>
  </w:style>
  <w:style w:type="paragraph" w:styleId="20">
    <w:name w:val="List Bullet 2"/>
    <w:basedOn w:val="a4"/>
    <w:autoRedefine/>
    <w:semiHidden/>
    <w:rsid w:val="00AD1690"/>
    <w:pPr>
      <w:numPr>
        <w:numId w:val="8"/>
      </w:numPr>
    </w:pPr>
  </w:style>
  <w:style w:type="paragraph" w:styleId="30">
    <w:name w:val="List Bullet 3"/>
    <w:basedOn w:val="a4"/>
    <w:autoRedefine/>
    <w:semiHidden/>
    <w:rsid w:val="00AD1690"/>
    <w:pPr>
      <w:numPr>
        <w:numId w:val="9"/>
      </w:numPr>
    </w:pPr>
  </w:style>
  <w:style w:type="paragraph" w:styleId="40">
    <w:name w:val="List Bullet 4"/>
    <w:basedOn w:val="a4"/>
    <w:autoRedefine/>
    <w:semiHidden/>
    <w:rsid w:val="00AD1690"/>
    <w:pPr>
      <w:numPr>
        <w:numId w:val="10"/>
      </w:numPr>
    </w:pPr>
  </w:style>
  <w:style w:type="paragraph" w:styleId="50">
    <w:name w:val="List Bullet 5"/>
    <w:basedOn w:val="a4"/>
    <w:autoRedefine/>
    <w:semiHidden/>
    <w:rsid w:val="00AD1690"/>
    <w:pPr>
      <w:numPr>
        <w:numId w:val="11"/>
      </w:numPr>
    </w:pPr>
  </w:style>
  <w:style w:type="table" w:styleId="17">
    <w:name w:val="Table List 1"/>
    <w:basedOn w:val="a6"/>
    <w:semiHidden/>
    <w:rsid w:val="00AD1690"/>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6"/>
    <w:semiHidden/>
    <w:rsid w:val="00AD1690"/>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List 3"/>
    <w:basedOn w:val="a6"/>
    <w:semiHidden/>
    <w:rsid w:val="00AD1690"/>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6"/>
    <w:semiHidden/>
    <w:rsid w:val="00AD1690"/>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6"/>
    <w:semiHidden/>
    <w:rsid w:val="00AD1690"/>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6"/>
    <w:semiHidden/>
    <w:rsid w:val="00AD1690"/>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6"/>
    <w:semiHidden/>
    <w:rsid w:val="00AD1690"/>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6"/>
    <w:semiHidden/>
    <w:rsid w:val="00AD1690"/>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0">
    <w:name w:val="Table Contemporary"/>
    <w:basedOn w:val="a6"/>
    <w:semiHidden/>
    <w:rsid w:val="00AD1690"/>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1">
    <w:name w:val="Normal (Web)"/>
    <w:basedOn w:val="a4"/>
    <w:uiPriority w:val="99"/>
    <w:semiHidden/>
    <w:rsid w:val="00AD1690"/>
    <w:rPr>
      <w:rFonts w:cs="Times New Roman"/>
    </w:rPr>
  </w:style>
  <w:style w:type="paragraph" w:styleId="affff2">
    <w:name w:val="Signature"/>
    <w:basedOn w:val="a4"/>
    <w:link w:val="affff3"/>
    <w:semiHidden/>
    <w:rsid w:val="00AD1690"/>
    <w:pPr>
      <w:ind w:leftChars="2100" w:left="100"/>
    </w:pPr>
  </w:style>
  <w:style w:type="character" w:customStyle="1" w:styleId="affff3">
    <w:name w:val="签名 字符"/>
    <w:basedOn w:val="a5"/>
    <w:link w:val="affff2"/>
    <w:semiHidden/>
    <w:rsid w:val="00911988"/>
    <w:rPr>
      <w:rFonts w:cs="Arial"/>
      <w:kern w:val="2"/>
      <w:sz w:val="21"/>
      <w:szCs w:val="21"/>
    </w:rPr>
  </w:style>
  <w:style w:type="character" w:styleId="affff4">
    <w:name w:val="Emphasis"/>
    <w:basedOn w:val="a5"/>
    <w:qFormat/>
    <w:rsid w:val="00AD1690"/>
    <w:rPr>
      <w:i/>
      <w:iCs/>
    </w:rPr>
  </w:style>
  <w:style w:type="paragraph" w:styleId="affff5">
    <w:name w:val="Date"/>
    <w:basedOn w:val="a4"/>
    <w:next w:val="a4"/>
    <w:link w:val="affff6"/>
    <w:rsid w:val="00AD1690"/>
    <w:pPr>
      <w:ind w:leftChars="2500" w:left="100"/>
    </w:pPr>
  </w:style>
  <w:style w:type="character" w:customStyle="1" w:styleId="affff6">
    <w:name w:val="日期 字符"/>
    <w:basedOn w:val="a5"/>
    <w:link w:val="affff5"/>
    <w:rsid w:val="00911988"/>
    <w:rPr>
      <w:rFonts w:cs="Arial"/>
      <w:kern w:val="2"/>
      <w:sz w:val="21"/>
      <w:szCs w:val="21"/>
    </w:rPr>
  </w:style>
  <w:style w:type="table" w:styleId="18">
    <w:name w:val="Table Columns 1"/>
    <w:basedOn w:val="a6"/>
    <w:semiHidden/>
    <w:rsid w:val="00AD1690"/>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6"/>
    <w:semiHidden/>
    <w:rsid w:val="00AD1690"/>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Columns 3"/>
    <w:basedOn w:val="a6"/>
    <w:semiHidden/>
    <w:rsid w:val="00AD1690"/>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6"/>
    <w:semiHidden/>
    <w:rsid w:val="00AD1690"/>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6"/>
    <w:semiHidden/>
    <w:rsid w:val="00AD1690"/>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6"/>
    <w:semiHidden/>
    <w:rsid w:val="00AD1690"/>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6"/>
    <w:semiHidden/>
    <w:rsid w:val="00AD1690"/>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6"/>
    <w:semiHidden/>
    <w:rsid w:val="00AD1690"/>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6"/>
    <w:semiHidden/>
    <w:rsid w:val="00AD1690"/>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6"/>
    <w:semiHidden/>
    <w:rsid w:val="00AD1690"/>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6"/>
    <w:semiHidden/>
    <w:rsid w:val="00AD1690"/>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6"/>
    <w:semiHidden/>
    <w:rsid w:val="00AD1690"/>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6"/>
    <w:semiHidden/>
    <w:rsid w:val="00AD1690"/>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ff7">
    <w:name w:val="Block Text"/>
    <w:basedOn w:val="a4"/>
    <w:semiHidden/>
    <w:rsid w:val="00AD1690"/>
    <w:pPr>
      <w:spacing w:after="120"/>
      <w:ind w:leftChars="700" w:left="1440" w:rightChars="700" w:right="1440"/>
    </w:pPr>
  </w:style>
  <w:style w:type="numbering" w:styleId="a1">
    <w:name w:val="Outline List 3"/>
    <w:basedOn w:val="a7"/>
    <w:semiHidden/>
    <w:rsid w:val="00AD1690"/>
    <w:pPr>
      <w:numPr>
        <w:numId w:val="12"/>
      </w:numPr>
    </w:pPr>
  </w:style>
  <w:style w:type="paragraph" w:styleId="affff8">
    <w:name w:val="envelope address"/>
    <w:basedOn w:val="a4"/>
    <w:semiHidden/>
    <w:rsid w:val="00AD1690"/>
    <w:pPr>
      <w:framePr w:w="7920" w:h="1980" w:hRule="exact" w:hSpace="180" w:wrap="auto" w:hAnchor="page" w:xAlign="center" w:yAlign="bottom"/>
      <w:ind w:leftChars="1400" w:left="100"/>
    </w:pPr>
    <w:rPr>
      <w:rFonts w:ascii="Arial" w:hAnsi="Arial"/>
    </w:rPr>
  </w:style>
  <w:style w:type="paragraph" w:styleId="affff9">
    <w:name w:val="Message Header"/>
    <w:basedOn w:val="a4"/>
    <w:link w:val="affffa"/>
    <w:semiHidden/>
    <w:rsid w:val="00AD1690"/>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customStyle="1" w:styleId="affffa">
    <w:name w:val="信息标题 字符"/>
    <w:basedOn w:val="a5"/>
    <w:link w:val="affff9"/>
    <w:semiHidden/>
    <w:rsid w:val="00911988"/>
    <w:rPr>
      <w:rFonts w:ascii="Arial" w:hAnsi="Arial" w:cs="Arial"/>
      <w:kern w:val="2"/>
      <w:sz w:val="21"/>
      <w:szCs w:val="21"/>
      <w:shd w:val="pct20" w:color="auto" w:fill="auto"/>
    </w:rPr>
  </w:style>
  <w:style w:type="character" w:styleId="affffb">
    <w:name w:val="line number"/>
    <w:basedOn w:val="a5"/>
    <w:semiHidden/>
    <w:rsid w:val="00AD1690"/>
  </w:style>
  <w:style w:type="character" w:styleId="affffc">
    <w:name w:val="Strong"/>
    <w:basedOn w:val="a5"/>
    <w:qFormat/>
    <w:rsid w:val="00AD1690"/>
    <w:rPr>
      <w:b/>
      <w:bCs/>
    </w:rPr>
  </w:style>
  <w:style w:type="character" w:styleId="affffd">
    <w:name w:val="page number"/>
    <w:basedOn w:val="a5"/>
    <w:semiHidden/>
    <w:rsid w:val="00AD1690"/>
  </w:style>
  <w:style w:type="character" w:styleId="affffe">
    <w:name w:val="FollowedHyperlink"/>
    <w:semiHidden/>
    <w:rsid w:val="00AD1690"/>
    <w:rPr>
      <w:color w:val="800080"/>
      <w:u w:val="none"/>
    </w:rPr>
  </w:style>
  <w:style w:type="paragraph" w:styleId="afffff">
    <w:name w:val="Body Text"/>
    <w:basedOn w:val="a4"/>
    <w:link w:val="afffff0"/>
    <w:semiHidden/>
    <w:rsid w:val="00AD1690"/>
    <w:pPr>
      <w:spacing w:after="120"/>
    </w:pPr>
  </w:style>
  <w:style w:type="character" w:customStyle="1" w:styleId="afffff0">
    <w:name w:val="正文文本 字符"/>
    <w:basedOn w:val="a5"/>
    <w:link w:val="afffff"/>
    <w:semiHidden/>
    <w:rsid w:val="00911988"/>
    <w:rPr>
      <w:rFonts w:cs="Arial"/>
      <w:kern w:val="2"/>
      <w:sz w:val="21"/>
      <w:szCs w:val="21"/>
    </w:rPr>
  </w:style>
  <w:style w:type="paragraph" w:styleId="afffff1">
    <w:name w:val="Body Text First Indent"/>
    <w:basedOn w:val="afffff"/>
    <w:link w:val="afffff2"/>
    <w:rsid w:val="00AD1690"/>
    <w:pPr>
      <w:ind w:firstLineChars="100" w:firstLine="420"/>
    </w:pPr>
  </w:style>
  <w:style w:type="character" w:customStyle="1" w:styleId="afffff2">
    <w:name w:val="正文文本首行缩进 字符"/>
    <w:basedOn w:val="afffff0"/>
    <w:link w:val="afffff1"/>
    <w:rsid w:val="00911988"/>
    <w:rPr>
      <w:rFonts w:cs="Arial"/>
      <w:kern w:val="2"/>
      <w:sz w:val="21"/>
      <w:szCs w:val="21"/>
    </w:rPr>
  </w:style>
  <w:style w:type="paragraph" w:styleId="afffff3">
    <w:name w:val="Body Text Indent"/>
    <w:basedOn w:val="a4"/>
    <w:link w:val="afffff4"/>
    <w:semiHidden/>
    <w:rsid w:val="00AD1690"/>
    <w:pPr>
      <w:spacing w:after="120"/>
      <w:ind w:leftChars="200" w:left="420"/>
    </w:pPr>
  </w:style>
  <w:style w:type="character" w:customStyle="1" w:styleId="afffff4">
    <w:name w:val="正文文本缩进 字符"/>
    <w:basedOn w:val="a5"/>
    <w:link w:val="afffff3"/>
    <w:semiHidden/>
    <w:rsid w:val="00911988"/>
    <w:rPr>
      <w:rFonts w:cs="Arial"/>
      <w:kern w:val="2"/>
      <w:sz w:val="21"/>
      <w:szCs w:val="21"/>
    </w:rPr>
  </w:style>
  <w:style w:type="paragraph" w:styleId="2f">
    <w:name w:val="Body Text First Indent 2"/>
    <w:basedOn w:val="afffff3"/>
    <w:link w:val="2f0"/>
    <w:semiHidden/>
    <w:rsid w:val="00AD1690"/>
    <w:pPr>
      <w:ind w:firstLineChars="200" w:firstLine="420"/>
    </w:pPr>
  </w:style>
  <w:style w:type="character" w:customStyle="1" w:styleId="2f0">
    <w:name w:val="正文文本首行缩进 2 字符"/>
    <w:basedOn w:val="afffff4"/>
    <w:link w:val="2f"/>
    <w:semiHidden/>
    <w:rsid w:val="00911988"/>
    <w:rPr>
      <w:rFonts w:cs="Arial"/>
      <w:kern w:val="2"/>
      <w:sz w:val="21"/>
      <w:szCs w:val="21"/>
    </w:rPr>
  </w:style>
  <w:style w:type="paragraph" w:styleId="afffff5">
    <w:name w:val="Normal Indent"/>
    <w:basedOn w:val="a4"/>
    <w:semiHidden/>
    <w:rsid w:val="00AD1690"/>
    <w:pPr>
      <w:ind w:firstLineChars="200" w:firstLine="420"/>
    </w:pPr>
  </w:style>
  <w:style w:type="paragraph" w:styleId="2f1">
    <w:name w:val="Body Text 2"/>
    <w:basedOn w:val="a4"/>
    <w:link w:val="2f2"/>
    <w:semiHidden/>
    <w:rsid w:val="00AD1690"/>
    <w:pPr>
      <w:spacing w:after="120" w:line="480" w:lineRule="auto"/>
    </w:pPr>
  </w:style>
  <w:style w:type="character" w:customStyle="1" w:styleId="2f2">
    <w:name w:val="正文文本 2 字符"/>
    <w:basedOn w:val="a5"/>
    <w:link w:val="2f1"/>
    <w:semiHidden/>
    <w:rsid w:val="00911988"/>
    <w:rPr>
      <w:rFonts w:cs="Arial"/>
      <w:kern w:val="2"/>
      <w:sz w:val="21"/>
      <w:szCs w:val="21"/>
    </w:rPr>
  </w:style>
  <w:style w:type="paragraph" w:styleId="3e">
    <w:name w:val="Body Text 3"/>
    <w:basedOn w:val="a4"/>
    <w:link w:val="3f"/>
    <w:semiHidden/>
    <w:rsid w:val="00AD1690"/>
    <w:pPr>
      <w:spacing w:after="120"/>
    </w:pPr>
    <w:rPr>
      <w:sz w:val="16"/>
      <w:szCs w:val="16"/>
    </w:rPr>
  </w:style>
  <w:style w:type="character" w:customStyle="1" w:styleId="3f">
    <w:name w:val="正文文本 3 字符"/>
    <w:basedOn w:val="a5"/>
    <w:link w:val="3e"/>
    <w:semiHidden/>
    <w:rsid w:val="00911988"/>
    <w:rPr>
      <w:rFonts w:cs="Arial"/>
      <w:kern w:val="2"/>
      <w:sz w:val="16"/>
      <w:szCs w:val="16"/>
    </w:rPr>
  </w:style>
  <w:style w:type="paragraph" w:styleId="2f3">
    <w:name w:val="Body Text Indent 2"/>
    <w:basedOn w:val="a4"/>
    <w:link w:val="2f4"/>
    <w:semiHidden/>
    <w:rsid w:val="00AD1690"/>
    <w:pPr>
      <w:spacing w:after="120" w:line="480" w:lineRule="auto"/>
      <w:ind w:leftChars="200" w:left="420"/>
    </w:pPr>
  </w:style>
  <w:style w:type="character" w:customStyle="1" w:styleId="2f4">
    <w:name w:val="正文文本缩进 2 字符"/>
    <w:basedOn w:val="a5"/>
    <w:link w:val="2f3"/>
    <w:semiHidden/>
    <w:rsid w:val="00911988"/>
    <w:rPr>
      <w:rFonts w:cs="Arial"/>
      <w:kern w:val="2"/>
      <w:sz w:val="21"/>
      <w:szCs w:val="21"/>
    </w:rPr>
  </w:style>
  <w:style w:type="paragraph" w:styleId="3f0">
    <w:name w:val="Body Text Indent 3"/>
    <w:basedOn w:val="a4"/>
    <w:link w:val="3f1"/>
    <w:semiHidden/>
    <w:rsid w:val="00AD1690"/>
    <w:pPr>
      <w:spacing w:after="120"/>
      <w:ind w:leftChars="200" w:left="420"/>
    </w:pPr>
    <w:rPr>
      <w:sz w:val="16"/>
      <w:szCs w:val="16"/>
    </w:rPr>
  </w:style>
  <w:style w:type="character" w:customStyle="1" w:styleId="3f1">
    <w:name w:val="正文文本缩进 3 字符"/>
    <w:basedOn w:val="a5"/>
    <w:link w:val="3f0"/>
    <w:semiHidden/>
    <w:rsid w:val="00911988"/>
    <w:rPr>
      <w:rFonts w:cs="Arial"/>
      <w:kern w:val="2"/>
      <w:sz w:val="16"/>
      <w:szCs w:val="16"/>
    </w:rPr>
  </w:style>
  <w:style w:type="paragraph" w:styleId="afffff6">
    <w:name w:val="Note Heading"/>
    <w:basedOn w:val="a4"/>
    <w:next w:val="a4"/>
    <w:link w:val="afffff7"/>
    <w:semiHidden/>
    <w:rsid w:val="00AD1690"/>
    <w:pPr>
      <w:jc w:val="center"/>
    </w:pPr>
  </w:style>
  <w:style w:type="character" w:customStyle="1" w:styleId="afffff7">
    <w:name w:val="注释标题 字符"/>
    <w:basedOn w:val="a5"/>
    <w:link w:val="afffff6"/>
    <w:semiHidden/>
    <w:rsid w:val="00911988"/>
    <w:rPr>
      <w:rFonts w:cs="Arial"/>
      <w:kern w:val="2"/>
      <w:sz w:val="21"/>
      <w:szCs w:val="21"/>
    </w:rPr>
  </w:style>
  <w:style w:type="paragraph" w:customStyle="1" w:styleId="ItemStepinTable">
    <w:name w:val="Item Step in Table"/>
    <w:rsid w:val="00AD1690"/>
    <w:pPr>
      <w:numPr>
        <w:numId w:val="16"/>
      </w:numPr>
      <w:topLinePunct/>
      <w:spacing w:before="80" w:after="80" w:line="240" w:lineRule="atLeast"/>
    </w:pPr>
    <w:rPr>
      <w:rFonts w:cs="Arial"/>
      <w:sz w:val="21"/>
      <w:szCs w:val="22"/>
    </w:rPr>
  </w:style>
  <w:style w:type="paragraph" w:customStyle="1" w:styleId="End">
    <w:name w:val="End"/>
    <w:basedOn w:val="a4"/>
    <w:rsid w:val="00AD1690"/>
    <w:pPr>
      <w:spacing w:after="400"/>
    </w:pPr>
    <w:rPr>
      <w:b/>
    </w:rPr>
  </w:style>
  <w:style w:type="paragraph" w:customStyle="1" w:styleId="1a">
    <w:name w:val="样式1"/>
    <w:basedOn w:val="End"/>
    <w:semiHidden/>
    <w:rsid w:val="00AD1690"/>
    <w:rPr>
      <w:b w:val="0"/>
    </w:rPr>
  </w:style>
  <w:style w:type="paragraph" w:customStyle="1" w:styleId="NotesTextListinTable">
    <w:name w:val="Notes Text List in Table"/>
    <w:rsid w:val="00AD1690"/>
    <w:pPr>
      <w:numPr>
        <w:numId w:val="22"/>
      </w:numPr>
      <w:adjustRightInd w:val="0"/>
      <w:snapToGrid w:val="0"/>
      <w:spacing w:before="40" w:after="80" w:line="200" w:lineRule="atLeast"/>
    </w:pPr>
    <w:rPr>
      <w:rFonts w:eastAsia="楷体_GB2312" w:cs="Arial"/>
      <w:iCs/>
      <w:kern w:val="2"/>
      <w:sz w:val="18"/>
      <w:szCs w:val="18"/>
    </w:rPr>
  </w:style>
  <w:style w:type="paragraph" w:customStyle="1" w:styleId="NotesHeading">
    <w:name w:val="Notes Heading"/>
    <w:basedOn w:val="CAUTIONHeading"/>
    <w:rsid w:val="00AD1690"/>
    <w:pPr>
      <w:pBdr>
        <w:top w:val="none" w:sz="0" w:space="0" w:color="auto"/>
      </w:pBdr>
      <w:spacing w:after="40"/>
    </w:pPr>
    <w:rPr>
      <w:sz w:val="18"/>
      <w:szCs w:val="18"/>
    </w:rPr>
  </w:style>
  <w:style w:type="paragraph" w:customStyle="1" w:styleId="NotesText">
    <w:name w:val="Notes Text"/>
    <w:basedOn w:val="CAUTIONText"/>
    <w:rsid w:val="00AD1690"/>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AD1690"/>
    <w:pPr>
      <w:pBdr>
        <w:bottom w:val="none" w:sz="0" w:space="0" w:color="auto"/>
      </w:pBdr>
      <w:tabs>
        <w:tab w:val="clear" w:pos="1985"/>
        <w:tab w:val="num" w:pos="2359"/>
      </w:tabs>
      <w:spacing w:before="40" w:line="200" w:lineRule="atLeast"/>
      <w:ind w:left="2359"/>
    </w:pPr>
    <w:rPr>
      <w:sz w:val="18"/>
      <w:szCs w:val="18"/>
    </w:rPr>
  </w:style>
  <w:style w:type="paragraph" w:customStyle="1" w:styleId="FigureDescriptioninAppendix">
    <w:name w:val="Figure Description in Appendix"/>
    <w:basedOn w:val="FigureDescription"/>
    <w:next w:val="Figure"/>
    <w:rsid w:val="00AD1690"/>
    <w:pPr>
      <w:keepNext w:val="0"/>
      <w:numPr>
        <w:numId w:val="15"/>
      </w:numPr>
    </w:pPr>
    <w:rPr>
      <w:rFonts w:eastAsia="宋体"/>
    </w:rPr>
  </w:style>
  <w:style w:type="paragraph" w:customStyle="1" w:styleId="Cover2">
    <w:name w:val="Cover 2"/>
    <w:rsid w:val="00AD1690"/>
    <w:pPr>
      <w:adjustRightInd w:val="0"/>
      <w:snapToGrid w:val="0"/>
    </w:pPr>
    <w:rPr>
      <w:rFonts w:ascii="Arial" w:eastAsia="黑体" w:hAnsi="Arial" w:cs="Arial"/>
      <w:noProof/>
      <w:sz w:val="32"/>
      <w:szCs w:val="32"/>
      <w:lang w:eastAsia="en-US"/>
    </w:rPr>
  </w:style>
  <w:style w:type="paragraph" w:customStyle="1" w:styleId="CoverText">
    <w:name w:val="Cover Text"/>
    <w:rsid w:val="00AD1690"/>
    <w:pPr>
      <w:adjustRightInd w:val="0"/>
      <w:snapToGrid w:val="0"/>
      <w:spacing w:before="80" w:after="80" w:line="240" w:lineRule="atLeast"/>
      <w:jc w:val="both"/>
    </w:pPr>
    <w:rPr>
      <w:rFonts w:ascii="Arial" w:eastAsia="黑体" w:hAnsi="Arial" w:cs="Arial"/>
      <w:snapToGrid w:val="0"/>
    </w:rPr>
  </w:style>
  <w:style w:type="paragraph" w:customStyle="1" w:styleId="Cover3">
    <w:name w:val="Cover 3"/>
    <w:basedOn w:val="a4"/>
    <w:rsid w:val="00AD1690"/>
    <w:pPr>
      <w:widowControl w:val="0"/>
      <w:topLinePunct w:val="0"/>
      <w:spacing w:before="80" w:after="80"/>
      <w:ind w:left="0"/>
    </w:pPr>
    <w:rPr>
      <w:rFonts w:ascii="Arial" w:eastAsia="黑体" w:hAnsi="Arial"/>
      <w:b/>
      <w:bCs/>
      <w:spacing w:val="-4"/>
      <w:sz w:val="22"/>
      <w:szCs w:val="22"/>
    </w:rPr>
  </w:style>
  <w:style w:type="paragraph" w:customStyle="1" w:styleId="TOC10">
    <w:name w:val="TOC 标题1"/>
    <w:next w:val="TOC1"/>
    <w:semiHidden/>
    <w:rsid w:val="00911988"/>
    <w:pPr>
      <w:keepNext/>
      <w:snapToGrid w:val="0"/>
      <w:spacing w:before="480" w:after="360"/>
      <w:jc w:val="center"/>
    </w:pPr>
    <w:rPr>
      <w:rFonts w:ascii="Arial" w:eastAsia="黑体" w:hAnsi="Arial" w:cs="Arial"/>
      <w:noProof/>
      <w:sz w:val="36"/>
      <w:szCs w:val="36"/>
    </w:rPr>
  </w:style>
  <w:style w:type="paragraph" w:customStyle="1" w:styleId="Command">
    <w:name w:val="Command"/>
    <w:semiHidden/>
    <w:rsid w:val="00AD1690"/>
    <w:pPr>
      <w:spacing w:before="160" w:after="160"/>
    </w:pPr>
    <w:rPr>
      <w:rFonts w:ascii="Arial" w:eastAsia="黑体" w:hAnsi="Arial" w:cs="Arial"/>
      <w:sz w:val="21"/>
      <w:szCs w:val="21"/>
    </w:rPr>
  </w:style>
  <w:style w:type="character" w:customStyle="1" w:styleId="commandparameter">
    <w:name w:val="command parameter"/>
    <w:semiHidden/>
    <w:rsid w:val="00AD1690"/>
    <w:rPr>
      <w:rFonts w:ascii="Arial" w:eastAsia="宋体" w:hAnsi="Arial"/>
      <w:i/>
      <w:color w:val="auto"/>
      <w:sz w:val="21"/>
      <w:szCs w:val="21"/>
    </w:rPr>
  </w:style>
  <w:style w:type="character" w:customStyle="1" w:styleId="commandkeywords">
    <w:name w:val="command keywords"/>
    <w:semiHidden/>
    <w:rsid w:val="00AD1690"/>
    <w:rPr>
      <w:rFonts w:ascii="Arial" w:eastAsia="宋体" w:hAnsi="Arial"/>
      <w:b/>
      <w:color w:val="auto"/>
      <w:sz w:val="21"/>
      <w:szCs w:val="21"/>
    </w:rPr>
  </w:style>
  <w:style w:type="table" w:customStyle="1" w:styleId="table0">
    <w:name w:val="table"/>
    <w:basedOn w:val="af9"/>
    <w:rsid w:val="00AD1690"/>
    <w:rPr>
      <w:rFonts w:eastAsia="Times New Roman" w:cs="Arial"/>
    </w:rPr>
    <w:tblPr>
      <w:tblInd w:w="1814" w:type="dxa"/>
    </w:tblPr>
    <w:trPr>
      <w:cantSplit/>
    </w:trPr>
    <w:tcPr>
      <w:shd w:val="clear" w:color="auto" w:fill="auto"/>
    </w:tcPr>
    <w:tblStylePr w:type="firstRow">
      <w:rPr>
        <w:b w:val="0"/>
        <w:bCs w:val="0"/>
        <w:i w:val="0"/>
        <w:iCs w:val="0"/>
        <w:color w:val="auto"/>
        <w:sz w:val="20"/>
        <w:szCs w:val="20"/>
      </w:rPr>
      <w:tblPr/>
      <w:trPr>
        <w:tblHeader/>
      </w:tr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Outline">
    <w:name w:val="Outline"/>
    <w:basedOn w:val="a4"/>
    <w:rsid w:val="00AD1690"/>
    <w:rPr>
      <w:i/>
      <w:color w:val="0000FF"/>
    </w:rPr>
  </w:style>
  <w:style w:type="paragraph" w:customStyle="1" w:styleId="TableDescriptioninAppendix">
    <w:name w:val="Table Description in Appendix"/>
    <w:basedOn w:val="a4"/>
    <w:next w:val="a4"/>
    <w:rsid w:val="00AD1690"/>
    <w:pPr>
      <w:keepNext/>
      <w:numPr>
        <w:ilvl w:val="8"/>
        <w:numId w:val="15"/>
      </w:numPr>
      <w:topLinePunct w:val="0"/>
      <w:spacing w:before="320" w:after="80"/>
    </w:pPr>
    <w:rPr>
      <w:spacing w:val="-4"/>
    </w:rPr>
  </w:style>
  <w:style w:type="paragraph" w:customStyle="1" w:styleId="Code">
    <w:name w:val="Code"/>
    <w:basedOn w:val="a4"/>
    <w:rsid w:val="00AD169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AD1690"/>
    <w:pPr>
      <w:spacing w:before="80" w:after="80"/>
    </w:pPr>
    <w:rPr>
      <w:rFonts w:ascii="Arial" w:eastAsia="黑体" w:hAnsi="Arial"/>
      <w:b/>
      <w:sz w:val="48"/>
      <w:szCs w:val="48"/>
    </w:rPr>
  </w:style>
  <w:style w:type="paragraph" w:customStyle="1" w:styleId="Cover30">
    <w:name w:val="Cover3"/>
    <w:semiHidden/>
    <w:rsid w:val="00AD1690"/>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4"/>
    <w:semiHidden/>
    <w:rsid w:val="00AD1690"/>
    <w:pPr>
      <w:topLinePunct w:val="0"/>
      <w:ind w:left="0"/>
    </w:pPr>
    <w:rPr>
      <w:rFonts w:ascii="Arial" w:eastAsia="Arial" w:hAnsi="Arial"/>
      <w:b/>
      <w:bCs/>
      <w:sz w:val="24"/>
      <w:szCs w:val="24"/>
    </w:rPr>
  </w:style>
  <w:style w:type="paragraph" w:customStyle="1" w:styleId="SubItemListTextTD">
    <w:name w:val="Sub Item List Text TD"/>
    <w:basedOn w:val="TerminalDisplay"/>
    <w:rsid w:val="00AD1690"/>
    <w:pPr>
      <w:ind w:left="2410"/>
    </w:pPr>
    <w:rPr>
      <w:spacing w:val="-1"/>
    </w:rPr>
  </w:style>
  <w:style w:type="paragraph" w:customStyle="1" w:styleId="ItemlistTextTD">
    <w:name w:val="Item list Text TD"/>
    <w:basedOn w:val="TerminalDisplay"/>
    <w:rsid w:val="00AD1690"/>
    <w:pPr>
      <w:ind w:left="2126"/>
    </w:pPr>
    <w:rPr>
      <w:spacing w:val="-1"/>
    </w:rPr>
  </w:style>
  <w:style w:type="paragraph" w:customStyle="1" w:styleId="ItemListTextinTable">
    <w:name w:val="Item List Text in Table"/>
    <w:basedOn w:val="TableText"/>
    <w:qFormat/>
    <w:rsid w:val="00911988"/>
    <w:pPr>
      <w:ind w:left="284"/>
    </w:pPr>
  </w:style>
  <w:style w:type="paragraph" w:customStyle="1" w:styleId="Appendixheading1">
    <w:name w:val="Appendix heading 1"/>
    <w:basedOn w:val="1"/>
    <w:next w:val="Appendixheading2"/>
    <w:rsid w:val="00AD1690"/>
    <w:pPr>
      <w:keepLines/>
      <w:numPr>
        <w:numId w:val="15"/>
      </w:numPr>
      <w:topLinePunct w:val="0"/>
    </w:pPr>
    <w:rPr>
      <w:bCs w:val="0"/>
    </w:rPr>
  </w:style>
  <w:style w:type="paragraph" w:customStyle="1" w:styleId="Appendixheading2">
    <w:name w:val="Appendix heading 2"/>
    <w:basedOn w:val="21"/>
    <w:next w:val="Appendixheading3"/>
    <w:rsid w:val="00AD1690"/>
    <w:pPr>
      <w:numPr>
        <w:numId w:val="15"/>
      </w:numPr>
      <w:topLinePunct w:val="0"/>
      <w:spacing w:before="200"/>
    </w:pPr>
    <w:rPr>
      <w:rFonts w:cs="Times New Roman"/>
    </w:rPr>
  </w:style>
  <w:style w:type="paragraph" w:customStyle="1" w:styleId="Appendixheading3">
    <w:name w:val="Appendix heading 3"/>
    <w:basedOn w:val="31"/>
    <w:next w:val="Appendixheading4"/>
    <w:rsid w:val="00AD1690"/>
    <w:pPr>
      <w:numPr>
        <w:numId w:val="15"/>
      </w:numPr>
      <w:topLinePunct w:val="0"/>
    </w:pPr>
    <w:rPr>
      <w:rFonts w:cs="Times New Roman"/>
    </w:rPr>
  </w:style>
  <w:style w:type="paragraph" w:customStyle="1" w:styleId="Appendixheading4">
    <w:name w:val="Appendix heading 4"/>
    <w:basedOn w:val="41"/>
    <w:next w:val="Appendixheading5"/>
    <w:rsid w:val="00AD1690"/>
    <w:pPr>
      <w:numPr>
        <w:numId w:val="15"/>
      </w:numPr>
      <w:topLinePunct w:val="0"/>
    </w:pPr>
    <w:rPr>
      <w:bCs/>
    </w:rPr>
  </w:style>
  <w:style w:type="paragraph" w:customStyle="1" w:styleId="Appendixheading5">
    <w:name w:val="Appendix heading 5"/>
    <w:basedOn w:val="51"/>
    <w:next w:val="a4"/>
    <w:rsid w:val="00AD1690"/>
    <w:pPr>
      <w:numPr>
        <w:numId w:val="15"/>
      </w:numPr>
      <w:topLinePunct w:val="0"/>
    </w:pPr>
    <w:rPr>
      <w:rFonts w:cs="Times New Roman"/>
      <w:bCs/>
    </w:rPr>
  </w:style>
  <w:style w:type="character" w:customStyle="1" w:styleId="updatetime">
    <w:name w:val="update_time"/>
    <w:basedOn w:val="a5"/>
    <w:rsid w:val="00683D22"/>
  </w:style>
  <w:style w:type="character" w:customStyle="1" w:styleId="nr">
    <w:name w:val="nr"/>
    <w:basedOn w:val="a5"/>
    <w:rsid w:val="00EF0E07"/>
  </w:style>
  <w:style w:type="character" w:customStyle="1" w:styleId="32">
    <w:name w:val="标题 3 字符"/>
    <w:aliases w:val="heading 3 字符"/>
    <w:basedOn w:val="a5"/>
    <w:link w:val="31"/>
    <w:rsid w:val="00EF0E07"/>
    <w:rPr>
      <w:rFonts w:ascii="Book Antiqua" w:eastAsia="黑体" w:hAnsi="Book Antiqua" w:cs="宋体"/>
      <w:noProof/>
      <w:sz w:val="32"/>
      <w:szCs w:val="32"/>
    </w:rPr>
  </w:style>
  <w:style w:type="paragraph" w:customStyle="1" w:styleId="Cover20">
    <w:name w:val="Cover2"/>
    <w:semiHidden/>
    <w:rsid w:val="00AD1690"/>
    <w:pPr>
      <w:widowControl w:val="0"/>
      <w:adjustRightInd w:val="0"/>
      <w:snapToGrid w:val="0"/>
      <w:spacing w:before="800" w:after="1200"/>
    </w:pPr>
    <w:rPr>
      <w:rFonts w:ascii="Arial" w:eastAsia="黑体" w:hAnsi="Arial" w:cs="Arial"/>
      <w:b/>
      <w:bCs/>
      <w:noProof/>
      <w:sz w:val="36"/>
      <w:szCs w:val="36"/>
      <w:lang w:eastAsia="en-US"/>
    </w:rPr>
  </w:style>
  <w:style w:type="paragraph" w:customStyle="1" w:styleId="ItemListinTableText">
    <w:name w:val="Item List in Table Text"/>
    <w:basedOn w:val="a4"/>
    <w:qFormat/>
    <w:rsid w:val="00AD1690"/>
    <w:pPr>
      <w:widowControl w:val="0"/>
      <w:spacing w:before="80" w:after="80"/>
      <w:ind w:left="284"/>
    </w:pPr>
    <w:rPr>
      <w:rFonts w:cs="Times New Roman"/>
      <w:snapToGrid w:val="0"/>
      <w:color w:val="000000"/>
      <w:kern w:val="0"/>
    </w:rPr>
  </w:style>
  <w:style w:type="paragraph" w:customStyle="1" w:styleId="ItemListinTableText0">
    <w:name w:val="Item List in Table Text + 海绿"/>
    <w:basedOn w:val="ItemListinTableText"/>
    <w:rsid w:val="00AD1690"/>
    <w:rPr>
      <w:color w:val="808080" w:themeColor="background1" w:themeShade="80"/>
    </w:rPr>
  </w:style>
  <w:style w:type="paragraph" w:customStyle="1" w:styleId="ItemStepinTable0">
    <w:name w:val="Item Step in Table + 海绿"/>
    <w:basedOn w:val="ItemStepinTable"/>
    <w:rsid w:val="00AD1690"/>
    <w:rPr>
      <w:color w:val="808080" w:themeColor="background1" w:themeShade="80"/>
    </w:rPr>
  </w:style>
  <w:style w:type="paragraph" w:customStyle="1" w:styleId="ItemStep0">
    <w:name w:val="Item Step + 海绿"/>
    <w:basedOn w:val="ItemStep"/>
    <w:rsid w:val="00AD1690"/>
    <w:rPr>
      <w:color w:val="808080" w:themeColor="background1" w:themeShade="80"/>
    </w:rPr>
  </w:style>
  <w:style w:type="character" w:customStyle="1" w:styleId="22">
    <w:name w:val="标题 2 字符"/>
    <w:aliases w:val="heading 2 字符"/>
    <w:basedOn w:val="a5"/>
    <w:link w:val="21"/>
    <w:rsid w:val="001F6A84"/>
    <w:rPr>
      <w:rFonts w:ascii="Book Antiqua" w:eastAsia="黑体" w:hAnsi="Book Antiqua" w:cs="Book Antiqua"/>
      <w:bCs/>
      <w:noProof/>
      <w:sz w:val="36"/>
      <w:szCs w:val="36"/>
      <w:lang w:eastAsia="en-US"/>
    </w:rPr>
  </w:style>
  <w:style w:type="character" w:customStyle="1" w:styleId="annotation-bg">
    <w:name w:val="annotation-bg"/>
    <w:basedOn w:val="a5"/>
    <w:rsid w:val="00D13F22"/>
  </w:style>
  <w:style w:type="character" w:styleId="afffff8">
    <w:name w:val="Unresolved Mention"/>
    <w:basedOn w:val="a5"/>
    <w:uiPriority w:val="99"/>
    <w:semiHidden/>
    <w:unhideWhenUsed/>
    <w:rsid w:val="00277C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094945">
      <w:bodyDiv w:val="1"/>
      <w:marLeft w:val="0"/>
      <w:marRight w:val="0"/>
      <w:marTop w:val="0"/>
      <w:marBottom w:val="0"/>
      <w:divBdr>
        <w:top w:val="none" w:sz="0" w:space="0" w:color="auto"/>
        <w:left w:val="none" w:sz="0" w:space="0" w:color="auto"/>
        <w:bottom w:val="none" w:sz="0" w:space="0" w:color="auto"/>
        <w:right w:val="none" w:sz="0" w:space="0" w:color="auto"/>
      </w:divBdr>
    </w:div>
    <w:div w:id="372120810">
      <w:bodyDiv w:val="1"/>
      <w:marLeft w:val="0"/>
      <w:marRight w:val="0"/>
      <w:marTop w:val="0"/>
      <w:marBottom w:val="0"/>
      <w:divBdr>
        <w:top w:val="none" w:sz="0" w:space="0" w:color="auto"/>
        <w:left w:val="none" w:sz="0" w:space="0" w:color="auto"/>
        <w:bottom w:val="none" w:sz="0" w:space="0" w:color="auto"/>
        <w:right w:val="none" w:sz="0" w:space="0" w:color="auto"/>
      </w:divBdr>
    </w:div>
    <w:div w:id="474683979">
      <w:bodyDiv w:val="1"/>
      <w:marLeft w:val="0"/>
      <w:marRight w:val="0"/>
      <w:marTop w:val="0"/>
      <w:marBottom w:val="0"/>
      <w:divBdr>
        <w:top w:val="none" w:sz="0" w:space="0" w:color="auto"/>
        <w:left w:val="none" w:sz="0" w:space="0" w:color="auto"/>
        <w:bottom w:val="none" w:sz="0" w:space="0" w:color="auto"/>
        <w:right w:val="none" w:sz="0" w:space="0" w:color="auto"/>
      </w:divBdr>
    </w:div>
    <w:div w:id="489565772">
      <w:bodyDiv w:val="1"/>
      <w:marLeft w:val="0"/>
      <w:marRight w:val="0"/>
      <w:marTop w:val="0"/>
      <w:marBottom w:val="0"/>
      <w:divBdr>
        <w:top w:val="none" w:sz="0" w:space="0" w:color="auto"/>
        <w:left w:val="none" w:sz="0" w:space="0" w:color="auto"/>
        <w:bottom w:val="none" w:sz="0" w:space="0" w:color="auto"/>
        <w:right w:val="none" w:sz="0" w:space="0" w:color="auto"/>
      </w:divBdr>
    </w:div>
    <w:div w:id="520701454">
      <w:bodyDiv w:val="1"/>
      <w:marLeft w:val="0"/>
      <w:marRight w:val="0"/>
      <w:marTop w:val="0"/>
      <w:marBottom w:val="0"/>
      <w:divBdr>
        <w:top w:val="none" w:sz="0" w:space="0" w:color="auto"/>
        <w:left w:val="none" w:sz="0" w:space="0" w:color="auto"/>
        <w:bottom w:val="none" w:sz="0" w:space="0" w:color="auto"/>
        <w:right w:val="none" w:sz="0" w:space="0" w:color="auto"/>
      </w:divBdr>
    </w:div>
    <w:div w:id="603735540">
      <w:bodyDiv w:val="1"/>
      <w:marLeft w:val="0"/>
      <w:marRight w:val="0"/>
      <w:marTop w:val="0"/>
      <w:marBottom w:val="0"/>
      <w:divBdr>
        <w:top w:val="none" w:sz="0" w:space="0" w:color="auto"/>
        <w:left w:val="none" w:sz="0" w:space="0" w:color="auto"/>
        <w:bottom w:val="none" w:sz="0" w:space="0" w:color="auto"/>
        <w:right w:val="none" w:sz="0" w:space="0" w:color="auto"/>
      </w:divBdr>
    </w:div>
    <w:div w:id="636837727">
      <w:bodyDiv w:val="1"/>
      <w:marLeft w:val="0"/>
      <w:marRight w:val="0"/>
      <w:marTop w:val="0"/>
      <w:marBottom w:val="0"/>
      <w:divBdr>
        <w:top w:val="none" w:sz="0" w:space="0" w:color="auto"/>
        <w:left w:val="none" w:sz="0" w:space="0" w:color="auto"/>
        <w:bottom w:val="none" w:sz="0" w:space="0" w:color="auto"/>
        <w:right w:val="none" w:sz="0" w:space="0" w:color="auto"/>
      </w:divBdr>
    </w:div>
    <w:div w:id="656805514">
      <w:bodyDiv w:val="1"/>
      <w:marLeft w:val="0"/>
      <w:marRight w:val="0"/>
      <w:marTop w:val="0"/>
      <w:marBottom w:val="0"/>
      <w:divBdr>
        <w:top w:val="none" w:sz="0" w:space="0" w:color="auto"/>
        <w:left w:val="none" w:sz="0" w:space="0" w:color="auto"/>
        <w:bottom w:val="none" w:sz="0" w:space="0" w:color="auto"/>
        <w:right w:val="none" w:sz="0" w:space="0" w:color="auto"/>
      </w:divBdr>
    </w:div>
    <w:div w:id="666786884">
      <w:bodyDiv w:val="1"/>
      <w:marLeft w:val="0"/>
      <w:marRight w:val="0"/>
      <w:marTop w:val="0"/>
      <w:marBottom w:val="0"/>
      <w:divBdr>
        <w:top w:val="none" w:sz="0" w:space="0" w:color="auto"/>
        <w:left w:val="none" w:sz="0" w:space="0" w:color="auto"/>
        <w:bottom w:val="none" w:sz="0" w:space="0" w:color="auto"/>
        <w:right w:val="none" w:sz="0" w:space="0" w:color="auto"/>
      </w:divBdr>
    </w:div>
    <w:div w:id="684986844">
      <w:bodyDiv w:val="1"/>
      <w:marLeft w:val="0"/>
      <w:marRight w:val="0"/>
      <w:marTop w:val="0"/>
      <w:marBottom w:val="0"/>
      <w:divBdr>
        <w:top w:val="none" w:sz="0" w:space="0" w:color="auto"/>
        <w:left w:val="none" w:sz="0" w:space="0" w:color="auto"/>
        <w:bottom w:val="none" w:sz="0" w:space="0" w:color="auto"/>
        <w:right w:val="none" w:sz="0" w:space="0" w:color="auto"/>
      </w:divBdr>
      <w:divsChild>
        <w:div w:id="886112721">
          <w:marLeft w:val="0"/>
          <w:marRight w:val="0"/>
          <w:marTop w:val="0"/>
          <w:marBottom w:val="0"/>
          <w:divBdr>
            <w:top w:val="none" w:sz="0" w:space="0" w:color="auto"/>
            <w:left w:val="none" w:sz="0" w:space="0" w:color="auto"/>
            <w:bottom w:val="none" w:sz="0" w:space="0" w:color="auto"/>
            <w:right w:val="none" w:sz="0" w:space="0" w:color="auto"/>
          </w:divBdr>
        </w:div>
      </w:divsChild>
    </w:div>
    <w:div w:id="695345946">
      <w:bodyDiv w:val="1"/>
      <w:marLeft w:val="0"/>
      <w:marRight w:val="0"/>
      <w:marTop w:val="0"/>
      <w:marBottom w:val="0"/>
      <w:divBdr>
        <w:top w:val="none" w:sz="0" w:space="0" w:color="auto"/>
        <w:left w:val="none" w:sz="0" w:space="0" w:color="auto"/>
        <w:bottom w:val="none" w:sz="0" w:space="0" w:color="auto"/>
        <w:right w:val="none" w:sz="0" w:space="0" w:color="auto"/>
      </w:divBdr>
    </w:div>
    <w:div w:id="704133246">
      <w:bodyDiv w:val="1"/>
      <w:marLeft w:val="0"/>
      <w:marRight w:val="0"/>
      <w:marTop w:val="0"/>
      <w:marBottom w:val="0"/>
      <w:divBdr>
        <w:top w:val="none" w:sz="0" w:space="0" w:color="auto"/>
        <w:left w:val="none" w:sz="0" w:space="0" w:color="auto"/>
        <w:bottom w:val="none" w:sz="0" w:space="0" w:color="auto"/>
        <w:right w:val="none" w:sz="0" w:space="0" w:color="auto"/>
      </w:divBdr>
    </w:div>
    <w:div w:id="781648686">
      <w:bodyDiv w:val="1"/>
      <w:marLeft w:val="0"/>
      <w:marRight w:val="0"/>
      <w:marTop w:val="0"/>
      <w:marBottom w:val="0"/>
      <w:divBdr>
        <w:top w:val="none" w:sz="0" w:space="0" w:color="auto"/>
        <w:left w:val="none" w:sz="0" w:space="0" w:color="auto"/>
        <w:bottom w:val="none" w:sz="0" w:space="0" w:color="auto"/>
        <w:right w:val="none" w:sz="0" w:space="0" w:color="auto"/>
      </w:divBdr>
    </w:div>
    <w:div w:id="789982290">
      <w:bodyDiv w:val="1"/>
      <w:marLeft w:val="0"/>
      <w:marRight w:val="0"/>
      <w:marTop w:val="0"/>
      <w:marBottom w:val="0"/>
      <w:divBdr>
        <w:top w:val="none" w:sz="0" w:space="0" w:color="auto"/>
        <w:left w:val="none" w:sz="0" w:space="0" w:color="auto"/>
        <w:bottom w:val="none" w:sz="0" w:space="0" w:color="auto"/>
        <w:right w:val="none" w:sz="0" w:space="0" w:color="auto"/>
      </w:divBdr>
    </w:div>
    <w:div w:id="1188131905">
      <w:bodyDiv w:val="1"/>
      <w:marLeft w:val="0"/>
      <w:marRight w:val="0"/>
      <w:marTop w:val="0"/>
      <w:marBottom w:val="0"/>
      <w:divBdr>
        <w:top w:val="none" w:sz="0" w:space="0" w:color="auto"/>
        <w:left w:val="none" w:sz="0" w:space="0" w:color="auto"/>
        <w:bottom w:val="none" w:sz="0" w:space="0" w:color="auto"/>
        <w:right w:val="none" w:sz="0" w:space="0" w:color="auto"/>
      </w:divBdr>
    </w:div>
    <w:div w:id="1248806961">
      <w:bodyDiv w:val="1"/>
      <w:marLeft w:val="0"/>
      <w:marRight w:val="0"/>
      <w:marTop w:val="0"/>
      <w:marBottom w:val="0"/>
      <w:divBdr>
        <w:top w:val="none" w:sz="0" w:space="0" w:color="auto"/>
        <w:left w:val="none" w:sz="0" w:space="0" w:color="auto"/>
        <w:bottom w:val="none" w:sz="0" w:space="0" w:color="auto"/>
        <w:right w:val="none" w:sz="0" w:space="0" w:color="auto"/>
      </w:divBdr>
    </w:div>
    <w:div w:id="1287617252">
      <w:bodyDiv w:val="1"/>
      <w:marLeft w:val="0"/>
      <w:marRight w:val="0"/>
      <w:marTop w:val="0"/>
      <w:marBottom w:val="0"/>
      <w:divBdr>
        <w:top w:val="none" w:sz="0" w:space="0" w:color="auto"/>
        <w:left w:val="none" w:sz="0" w:space="0" w:color="auto"/>
        <w:bottom w:val="none" w:sz="0" w:space="0" w:color="auto"/>
        <w:right w:val="none" w:sz="0" w:space="0" w:color="auto"/>
      </w:divBdr>
    </w:div>
    <w:div w:id="1317763619">
      <w:bodyDiv w:val="1"/>
      <w:marLeft w:val="0"/>
      <w:marRight w:val="0"/>
      <w:marTop w:val="0"/>
      <w:marBottom w:val="0"/>
      <w:divBdr>
        <w:top w:val="none" w:sz="0" w:space="0" w:color="auto"/>
        <w:left w:val="none" w:sz="0" w:space="0" w:color="auto"/>
        <w:bottom w:val="none" w:sz="0" w:space="0" w:color="auto"/>
        <w:right w:val="none" w:sz="0" w:space="0" w:color="auto"/>
      </w:divBdr>
    </w:div>
    <w:div w:id="1439641457">
      <w:bodyDiv w:val="1"/>
      <w:marLeft w:val="0"/>
      <w:marRight w:val="0"/>
      <w:marTop w:val="0"/>
      <w:marBottom w:val="0"/>
      <w:divBdr>
        <w:top w:val="none" w:sz="0" w:space="0" w:color="auto"/>
        <w:left w:val="none" w:sz="0" w:space="0" w:color="auto"/>
        <w:bottom w:val="none" w:sz="0" w:space="0" w:color="auto"/>
        <w:right w:val="none" w:sz="0" w:space="0" w:color="auto"/>
      </w:divBdr>
      <w:divsChild>
        <w:div w:id="900486823">
          <w:marLeft w:val="0"/>
          <w:marRight w:val="0"/>
          <w:marTop w:val="0"/>
          <w:marBottom w:val="0"/>
          <w:divBdr>
            <w:top w:val="none" w:sz="0" w:space="0" w:color="auto"/>
            <w:left w:val="none" w:sz="0" w:space="0" w:color="auto"/>
            <w:bottom w:val="none" w:sz="0" w:space="0" w:color="auto"/>
            <w:right w:val="none" w:sz="0" w:space="0" w:color="auto"/>
          </w:divBdr>
        </w:div>
      </w:divsChild>
    </w:div>
    <w:div w:id="1482429285">
      <w:bodyDiv w:val="1"/>
      <w:marLeft w:val="0"/>
      <w:marRight w:val="0"/>
      <w:marTop w:val="0"/>
      <w:marBottom w:val="0"/>
      <w:divBdr>
        <w:top w:val="none" w:sz="0" w:space="0" w:color="auto"/>
        <w:left w:val="none" w:sz="0" w:space="0" w:color="auto"/>
        <w:bottom w:val="none" w:sz="0" w:space="0" w:color="auto"/>
        <w:right w:val="none" w:sz="0" w:space="0" w:color="auto"/>
      </w:divBdr>
    </w:div>
    <w:div w:id="1574319014">
      <w:bodyDiv w:val="1"/>
      <w:marLeft w:val="0"/>
      <w:marRight w:val="0"/>
      <w:marTop w:val="0"/>
      <w:marBottom w:val="0"/>
      <w:divBdr>
        <w:top w:val="none" w:sz="0" w:space="0" w:color="auto"/>
        <w:left w:val="none" w:sz="0" w:space="0" w:color="auto"/>
        <w:bottom w:val="none" w:sz="0" w:space="0" w:color="auto"/>
        <w:right w:val="none" w:sz="0" w:space="0" w:color="auto"/>
      </w:divBdr>
    </w:div>
    <w:div w:id="1655060248">
      <w:bodyDiv w:val="1"/>
      <w:marLeft w:val="0"/>
      <w:marRight w:val="0"/>
      <w:marTop w:val="0"/>
      <w:marBottom w:val="0"/>
      <w:divBdr>
        <w:top w:val="none" w:sz="0" w:space="0" w:color="auto"/>
        <w:left w:val="none" w:sz="0" w:space="0" w:color="auto"/>
        <w:bottom w:val="none" w:sz="0" w:space="0" w:color="auto"/>
        <w:right w:val="none" w:sz="0" w:space="0" w:color="auto"/>
      </w:divBdr>
    </w:div>
    <w:div w:id="1813131251">
      <w:bodyDiv w:val="1"/>
      <w:marLeft w:val="0"/>
      <w:marRight w:val="0"/>
      <w:marTop w:val="0"/>
      <w:marBottom w:val="0"/>
      <w:divBdr>
        <w:top w:val="none" w:sz="0" w:space="0" w:color="auto"/>
        <w:left w:val="none" w:sz="0" w:space="0" w:color="auto"/>
        <w:bottom w:val="none" w:sz="0" w:space="0" w:color="auto"/>
        <w:right w:val="none" w:sz="0" w:space="0" w:color="auto"/>
      </w:divBdr>
    </w:div>
    <w:div w:id="1880782280">
      <w:bodyDiv w:val="1"/>
      <w:marLeft w:val="0"/>
      <w:marRight w:val="0"/>
      <w:marTop w:val="0"/>
      <w:marBottom w:val="0"/>
      <w:divBdr>
        <w:top w:val="none" w:sz="0" w:space="0" w:color="auto"/>
        <w:left w:val="none" w:sz="0" w:space="0" w:color="auto"/>
        <w:bottom w:val="none" w:sz="0" w:space="0" w:color="auto"/>
        <w:right w:val="none" w:sz="0" w:space="0" w:color="auto"/>
      </w:divBdr>
    </w:div>
    <w:div w:id="2026787099">
      <w:bodyDiv w:val="1"/>
      <w:marLeft w:val="0"/>
      <w:marRight w:val="0"/>
      <w:marTop w:val="0"/>
      <w:marBottom w:val="0"/>
      <w:divBdr>
        <w:top w:val="none" w:sz="0" w:space="0" w:color="auto"/>
        <w:left w:val="none" w:sz="0" w:space="0" w:color="auto"/>
        <w:bottom w:val="none" w:sz="0" w:space="0" w:color="auto"/>
        <w:right w:val="none" w:sz="0" w:space="0" w:color="auto"/>
      </w:divBdr>
    </w:div>
    <w:div w:id="2115442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01-Software\Office\word\template\customer%20document%20template.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F368C8-F6CF-4D8B-A31D-789839312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customer document template</Template>
  <TotalTime>6</TotalTime>
  <Pages>4</Pages>
  <Words>298</Words>
  <Characters>1705</Characters>
  <Application>Microsoft Office Word</Application>
  <DocSecurity>0</DocSecurity>
  <Lines>14</Lines>
  <Paragraphs>3</Paragraphs>
  <ScaleCrop>false</ScaleCrop>
  <Company>Huawei Technologies Co.,Ltd.</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Xiewei (Randy)</dc:creator>
  <cp:keywords/>
  <dc:description/>
  <cp:lastModifiedBy>Daixiaohui (Madeline)</cp:lastModifiedBy>
  <cp:revision>2</cp:revision>
  <dcterms:created xsi:type="dcterms:W3CDTF">2026-07-10T06:53:00Z</dcterms:created>
  <dcterms:modified xsi:type="dcterms:W3CDTF">2026-07-10T06:53:00Z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(3)4oqsSMgDEoGWIKnhtfQZA2JPTfx2KqJf/YCChqKjcxGJSljz+VqfyfNwOve0sJpBt8FJJfyR
9TwXEKVxFcvFNWpulWV7KAtaylvAAztSiSisK+fIiUrusQRzSlHKzGguwBgFQUQaMNpkpP2s
gnYp1TWlHdnz3ABXZVxEm3aAF+/+ZRlFt2RjfSkduTKsOlregKJI1LHPEPD0sNcX44HGznLG
gQGNSojLRrtPLLNsuJ</vt:lpwstr>
  </property>
  <property fmtid="{D5CDD505-2E9C-101B-9397-08002B2CF9AE}" pid="7" name="_2015_ms_pID_7253431">
    <vt:lpwstr>lblg9vZB89WOucAmK8cMRXvMmBdduYjDHqkfyW1dR4TvZIGdC0FGER
6e8i/2uWNOosOcjwWLh9uxpKKMeyvOa0O+QPsupWc+Y/ojujI6i9nnsQZqStK7cad3Tatpka
Y52hH/TEHvOFXEv0pgm8PBZSvWINt3tesDAl0zqiVlT8FeKE9TYbq/AK46Qbsq+OkT7k55rG
Huo7tQLbncGLuv7p9o6bPGsN/ZYjQmuQvFpS</vt:lpwstr>
  </property>
  <property fmtid="{D5CDD505-2E9C-101B-9397-08002B2CF9AE}" pid="8" name="_2015_ms_pID_7253432">
    <vt:lpwstr>Rg==</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1776772746</vt:lpwstr>
  </property>
</Properties>
</file>